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2D6E" w14:textId="77777777" w:rsidR="00512544" w:rsidRPr="00512544" w:rsidRDefault="00512544" w:rsidP="00512544">
      <w:pPr>
        <w:rPr>
          <w:b/>
          <w:bCs/>
          <w:lang w:val="en-DE"/>
        </w:rPr>
      </w:pPr>
      <w:r w:rsidRPr="00512544">
        <w:rPr>
          <w:rFonts w:ascii="Segoe UI Emoji" w:hAnsi="Segoe UI Emoji" w:cs="Segoe UI Emoji"/>
          <w:b/>
          <w:bCs/>
          <w:lang w:val="en-DE"/>
        </w:rPr>
        <w:t>📚</w:t>
      </w:r>
      <w:r w:rsidRPr="00512544">
        <w:rPr>
          <w:b/>
          <w:bCs/>
          <w:lang w:val="en-DE"/>
        </w:rPr>
        <w:t xml:space="preserve"> CSS: Styling the Web</w:t>
      </w:r>
    </w:p>
    <w:p w14:paraId="3FCC9540" w14:textId="77777777" w:rsidR="00512544" w:rsidRPr="00512544" w:rsidRDefault="00512544" w:rsidP="00512544">
      <w:pPr>
        <w:rPr>
          <w:lang w:val="en-DE"/>
        </w:rPr>
      </w:pPr>
      <w:r w:rsidRPr="00512544">
        <w:rPr>
          <w:lang w:val="en-DE"/>
        </w:rPr>
        <w:t xml:space="preserve">Lesson Progress </w:t>
      </w:r>
    </w:p>
    <w:p w14:paraId="26868C3F" w14:textId="77777777" w:rsidR="00512544" w:rsidRPr="00512544" w:rsidRDefault="00512544" w:rsidP="00512544">
      <w:pPr>
        <w:rPr>
          <w:lang w:val="en-DE"/>
        </w:rPr>
      </w:pPr>
      <w:r w:rsidRPr="00512544">
        <w:rPr>
          <w:lang w:val="en-DE"/>
        </w:rPr>
        <w:t xml:space="preserve">0% Complete </w:t>
      </w:r>
    </w:p>
    <w:p w14:paraId="12BF181E" w14:textId="77777777" w:rsidR="00512544" w:rsidRPr="00512544" w:rsidRDefault="00512544" w:rsidP="00512544">
      <w:pPr>
        <w:rPr>
          <w:lang w:val="en-DE"/>
        </w:rPr>
      </w:pPr>
      <w:r w:rsidRPr="00512544">
        <w:rPr>
          <w:lang w:val="en-DE"/>
        </w:rPr>
        <w:t>Welcome to the vibrant world of CSS, the style sheet language that breathes life into the web. If you've ever marvelled at the aesthetic appeal of a website, its layout, or how it feels so interactive and lively, chances are, CSS played a pivotal role in that experience. Let's dive into the essentials of CSS, exploring its background, meaning, application, syntax, and the intriguing concept of specificity.</w:t>
      </w:r>
    </w:p>
    <w:p w14:paraId="480CF876" w14:textId="77777777" w:rsidR="00512544" w:rsidRPr="00512544" w:rsidRDefault="00512544" w:rsidP="00512544">
      <w:pPr>
        <w:rPr>
          <w:b/>
          <w:bCs/>
          <w:lang w:val="en-DE"/>
        </w:rPr>
      </w:pPr>
      <w:r w:rsidRPr="00512544">
        <w:rPr>
          <w:b/>
          <w:bCs/>
          <w:lang w:val="en-DE"/>
        </w:rPr>
        <w:t>Background and Origin</w:t>
      </w:r>
    </w:p>
    <w:p w14:paraId="34A49E3C" w14:textId="77777777" w:rsidR="00512544" w:rsidRPr="00512544" w:rsidRDefault="00512544" w:rsidP="00512544">
      <w:pPr>
        <w:rPr>
          <w:lang w:val="en-DE"/>
        </w:rPr>
      </w:pPr>
      <w:r w:rsidRPr="00512544">
        <w:rPr>
          <w:lang w:val="en-DE"/>
        </w:rPr>
        <w:t>CSS was proposed by Håkon Wium Lie in 1994. As the web began to grow, the need for a language to style websites became evident. CSS was designed to separate content (written in HTML) from presentation (controlled by CSS). This separation allows for more flexibility and accessibility, making web development a more streamlined process.</w:t>
      </w:r>
    </w:p>
    <w:p w14:paraId="2A5735B2" w14:textId="77777777" w:rsidR="00512544" w:rsidRPr="00512544" w:rsidRDefault="00512544" w:rsidP="00512544">
      <w:pPr>
        <w:rPr>
          <w:b/>
          <w:bCs/>
          <w:lang w:val="en-DE"/>
        </w:rPr>
      </w:pPr>
      <w:r w:rsidRPr="00512544">
        <w:rPr>
          <w:b/>
          <w:bCs/>
          <w:lang w:val="en-DE"/>
        </w:rPr>
        <w:t>What does CSS mean?</w:t>
      </w:r>
    </w:p>
    <w:p w14:paraId="6EB3B598" w14:textId="77777777" w:rsidR="00512544" w:rsidRPr="00512544" w:rsidRDefault="00512544" w:rsidP="00512544">
      <w:pPr>
        <w:rPr>
          <w:lang w:val="en-DE"/>
        </w:rPr>
      </w:pPr>
      <w:r w:rsidRPr="00512544">
        <w:rPr>
          <w:lang w:val="en-DE"/>
        </w:rPr>
        <w:t>CSS stands for Cascading Style Sheets. The term "cascading" refers to the priority scheme used to determine which style rule applies if more than one rule matches a specific element. This mechanism enables multiple style sheets to influence the look of a site, with a clear hierarchy determining which rules take precedence.</w:t>
      </w:r>
    </w:p>
    <w:p w14:paraId="7F4A7071" w14:textId="77777777" w:rsidR="00512544" w:rsidRPr="00512544" w:rsidRDefault="00512544" w:rsidP="00512544">
      <w:pPr>
        <w:rPr>
          <w:b/>
          <w:bCs/>
          <w:lang w:val="en-DE"/>
        </w:rPr>
      </w:pPr>
      <w:r w:rsidRPr="00512544">
        <w:rPr>
          <w:b/>
          <w:bCs/>
          <w:lang w:val="en-DE"/>
        </w:rPr>
        <w:t>How Styles are Applied?</w:t>
      </w:r>
    </w:p>
    <w:p w14:paraId="65C8925D" w14:textId="77777777" w:rsidR="00512544" w:rsidRPr="00512544" w:rsidRDefault="00512544" w:rsidP="00512544">
      <w:pPr>
        <w:rPr>
          <w:lang w:val="en-DE"/>
        </w:rPr>
      </w:pPr>
      <w:r w:rsidRPr="00512544">
        <w:rPr>
          <w:lang w:val="en-DE"/>
        </w:rPr>
        <w:t>CSS can be applied to HTML in three main ways:</w:t>
      </w:r>
    </w:p>
    <w:p w14:paraId="5AA3E89A" w14:textId="77777777" w:rsidR="00512544" w:rsidRPr="00512544" w:rsidRDefault="00512544" w:rsidP="00512544">
      <w:pPr>
        <w:numPr>
          <w:ilvl w:val="0"/>
          <w:numId w:val="1"/>
        </w:numPr>
        <w:rPr>
          <w:lang w:val="en-DE"/>
        </w:rPr>
      </w:pPr>
      <w:r w:rsidRPr="00512544">
        <w:rPr>
          <w:b/>
          <w:bCs/>
          <w:lang w:val="en-DE"/>
        </w:rPr>
        <w:t>Inline styles</w:t>
      </w:r>
      <w:r w:rsidRPr="00512544">
        <w:rPr>
          <w:lang w:val="en-DE"/>
        </w:rPr>
        <w:t xml:space="preserve">, directly within an HTML tag using the </w:t>
      </w:r>
      <w:r w:rsidRPr="00512544">
        <w:rPr>
          <w:b/>
          <w:bCs/>
          <w:lang w:val="en-DE"/>
        </w:rPr>
        <w:t>style</w:t>
      </w:r>
      <w:r w:rsidRPr="00512544">
        <w:rPr>
          <w:lang w:val="en-DE"/>
        </w:rPr>
        <w:t xml:space="preserve"> attribute.</w:t>
      </w:r>
    </w:p>
    <w:p w14:paraId="5D1F4E96" w14:textId="77777777" w:rsidR="00512544" w:rsidRPr="00512544" w:rsidRDefault="00512544" w:rsidP="00512544">
      <w:pPr>
        <w:numPr>
          <w:ilvl w:val="0"/>
          <w:numId w:val="1"/>
        </w:numPr>
        <w:rPr>
          <w:lang w:val="en-DE"/>
        </w:rPr>
      </w:pPr>
      <w:r w:rsidRPr="00512544">
        <w:rPr>
          <w:b/>
          <w:bCs/>
          <w:lang w:val="en-DE"/>
        </w:rPr>
        <w:t>Internal styles</w:t>
      </w:r>
      <w:r w:rsidRPr="00512544">
        <w:rPr>
          <w:lang w:val="en-DE"/>
        </w:rPr>
        <w:t xml:space="preserve">, inside the </w:t>
      </w:r>
      <w:r w:rsidRPr="00512544">
        <w:rPr>
          <w:b/>
          <w:bCs/>
          <w:lang w:val="en-DE"/>
        </w:rPr>
        <w:t>&lt;style&gt;</w:t>
      </w:r>
      <w:r w:rsidRPr="00512544">
        <w:rPr>
          <w:lang w:val="en-DE"/>
        </w:rPr>
        <w:t xml:space="preserve"> element in the </w:t>
      </w:r>
      <w:r w:rsidRPr="00512544">
        <w:rPr>
          <w:b/>
          <w:bCs/>
          <w:lang w:val="en-DE"/>
        </w:rPr>
        <w:t>head</w:t>
      </w:r>
      <w:r w:rsidRPr="00512544">
        <w:rPr>
          <w:lang w:val="en-DE"/>
        </w:rPr>
        <w:t xml:space="preserve"> within an HTML document.</w:t>
      </w:r>
    </w:p>
    <w:p w14:paraId="1516A6E3" w14:textId="77777777" w:rsidR="00512544" w:rsidRPr="00512544" w:rsidRDefault="00512544" w:rsidP="00512544">
      <w:pPr>
        <w:numPr>
          <w:ilvl w:val="0"/>
          <w:numId w:val="1"/>
        </w:numPr>
        <w:rPr>
          <w:lang w:val="en-DE"/>
        </w:rPr>
      </w:pPr>
      <w:r w:rsidRPr="00512544">
        <w:rPr>
          <w:b/>
          <w:bCs/>
          <w:lang w:val="en-DE"/>
        </w:rPr>
        <w:t>External styles</w:t>
      </w:r>
      <w:r w:rsidRPr="00512544">
        <w:rPr>
          <w:lang w:val="en-DE"/>
        </w:rPr>
        <w:t xml:space="preserve">, by linking to an external CSS file using the </w:t>
      </w:r>
      <w:r w:rsidRPr="00512544">
        <w:rPr>
          <w:b/>
          <w:bCs/>
          <w:lang w:val="en-DE"/>
        </w:rPr>
        <w:t>&lt;link&gt;</w:t>
      </w:r>
      <w:r w:rsidRPr="00512544">
        <w:rPr>
          <w:lang w:val="en-DE"/>
        </w:rPr>
        <w:t xml:space="preserve"> element in the </w:t>
      </w:r>
      <w:r w:rsidRPr="00512544">
        <w:rPr>
          <w:b/>
          <w:bCs/>
          <w:lang w:val="en-DE"/>
        </w:rPr>
        <w:t>head</w:t>
      </w:r>
      <w:r w:rsidRPr="00512544">
        <w:rPr>
          <w:lang w:val="en-DE"/>
        </w:rPr>
        <w:t xml:space="preserve"> section of an HTML document.</w:t>
      </w:r>
    </w:p>
    <w:p w14:paraId="210D1680" w14:textId="77777777" w:rsidR="00512544" w:rsidRDefault="00512544" w:rsidP="00512544">
      <w:pPr>
        <w:rPr>
          <w:lang w:val="en-DE"/>
        </w:rPr>
      </w:pPr>
      <w:r w:rsidRPr="00512544">
        <w:rPr>
          <w:lang w:val="en-DE"/>
        </w:rPr>
        <w:t>Each method has its use case, with external stylesheets being the most common and preferred method for maintaining larger websites due to their scalability and ease of management.</w:t>
      </w:r>
    </w:p>
    <w:p w14:paraId="1B3DDF20" w14:textId="77777777" w:rsidR="00512544" w:rsidRPr="00512544" w:rsidRDefault="00512544" w:rsidP="00512544">
      <w:pPr>
        <w:rPr>
          <w:b/>
          <w:bCs/>
          <w:lang w:val="en-DE"/>
        </w:rPr>
      </w:pPr>
      <w:r w:rsidRPr="00512544">
        <w:rPr>
          <w:b/>
          <w:bCs/>
          <w:lang w:val="en-DE"/>
        </w:rPr>
        <w:t>body {</w:t>
      </w:r>
    </w:p>
    <w:p w14:paraId="2FA57D4F" w14:textId="77777777" w:rsidR="00512544" w:rsidRPr="00512544" w:rsidRDefault="00512544" w:rsidP="00512544">
      <w:pPr>
        <w:rPr>
          <w:b/>
          <w:bCs/>
          <w:lang w:val="en-DE"/>
        </w:rPr>
      </w:pPr>
      <w:r w:rsidRPr="00512544">
        <w:rPr>
          <w:b/>
          <w:bCs/>
          <w:lang w:val="en-DE"/>
        </w:rPr>
        <w:t>  margin: 0;</w:t>
      </w:r>
    </w:p>
    <w:p w14:paraId="7AC4F964" w14:textId="77777777" w:rsidR="00512544" w:rsidRPr="00512544" w:rsidRDefault="00512544" w:rsidP="00512544">
      <w:pPr>
        <w:rPr>
          <w:b/>
          <w:bCs/>
          <w:lang w:val="en-DE"/>
        </w:rPr>
      </w:pPr>
      <w:r w:rsidRPr="00512544">
        <w:rPr>
          <w:b/>
          <w:bCs/>
          <w:lang w:val="en-DE"/>
        </w:rPr>
        <w:t>  padding: 0;</w:t>
      </w:r>
    </w:p>
    <w:p w14:paraId="71A06C48" w14:textId="77777777" w:rsidR="00512544" w:rsidRPr="00512544" w:rsidRDefault="00512544" w:rsidP="00512544">
      <w:pPr>
        <w:rPr>
          <w:b/>
          <w:bCs/>
          <w:lang w:val="en-DE"/>
        </w:rPr>
      </w:pPr>
      <w:r w:rsidRPr="00512544">
        <w:rPr>
          <w:b/>
          <w:bCs/>
          <w:lang w:val="en-DE"/>
        </w:rPr>
        <w:t>  box-sizing: border-box;</w:t>
      </w:r>
    </w:p>
    <w:p w14:paraId="32670935" w14:textId="77777777" w:rsidR="00512544" w:rsidRPr="00512544" w:rsidRDefault="00512544" w:rsidP="00512544">
      <w:pPr>
        <w:rPr>
          <w:b/>
          <w:bCs/>
          <w:lang w:val="en-DE"/>
        </w:rPr>
      </w:pPr>
      <w:r w:rsidRPr="00512544">
        <w:rPr>
          <w:b/>
          <w:bCs/>
          <w:lang w:val="en-DE"/>
        </w:rPr>
        <w:t>  font-family: "Segoe UI", sans-serif;</w:t>
      </w:r>
    </w:p>
    <w:p w14:paraId="35D90441" w14:textId="77777777" w:rsidR="00512544" w:rsidRPr="00512544" w:rsidRDefault="00512544" w:rsidP="00512544">
      <w:pPr>
        <w:rPr>
          <w:b/>
          <w:bCs/>
          <w:lang w:val="en-DE"/>
        </w:rPr>
      </w:pPr>
      <w:r w:rsidRPr="00512544">
        <w:rPr>
          <w:b/>
          <w:bCs/>
          <w:lang w:val="en-DE"/>
        </w:rPr>
        <w:t>  background-color: lavender;</w:t>
      </w:r>
    </w:p>
    <w:p w14:paraId="61850ED3" w14:textId="77777777" w:rsidR="00512544" w:rsidRPr="00512544" w:rsidRDefault="00512544" w:rsidP="00512544">
      <w:pPr>
        <w:rPr>
          <w:b/>
          <w:bCs/>
          <w:lang w:val="en-DE"/>
        </w:rPr>
      </w:pPr>
      <w:r w:rsidRPr="00512544">
        <w:rPr>
          <w:b/>
          <w:bCs/>
          <w:lang w:val="en-DE"/>
        </w:rPr>
        <w:t>  color: navy;</w:t>
      </w:r>
    </w:p>
    <w:p w14:paraId="48968CFE" w14:textId="77777777" w:rsidR="00512544" w:rsidRPr="00512544" w:rsidRDefault="00512544" w:rsidP="00512544">
      <w:pPr>
        <w:rPr>
          <w:b/>
          <w:bCs/>
          <w:lang w:val="en-DE"/>
        </w:rPr>
      </w:pPr>
      <w:r w:rsidRPr="00512544">
        <w:rPr>
          <w:b/>
          <w:bCs/>
          <w:lang w:val="en-DE"/>
        </w:rPr>
        <w:t>  overflow-x: hidden;</w:t>
      </w:r>
    </w:p>
    <w:p w14:paraId="52ABCC08" w14:textId="77777777" w:rsidR="00512544" w:rsidRPr="00512544" w:rsidRDefault="00512544" w:rsidP="00512544">
      <w:pPr>
        <w:rPr>
          <w:b/>
          <w:bCs/>
          <w:lang w:val="en-DE"/>
        </w:rPr>
      </w:pPr>
      <w:r w:rsidRPr="00512544">
        <w:rPr>
          <w:b/>
          <w:bCs/>
          <w:lang w:val="en-DE"/>
        </w:rPr>
        <w:t>}</w:t>
      </w:r>
    </w:p>
    <w:p w14:paraId="23BF2DFE" w14:textId="77777777" w:rsidR="00512544" w:rsidRPr="00512544" w:rsidRDefault="00512544" w:rsidP="00512544">
      <w:pPr>
        <w:rPr>
          <w:b/>
          <w:bCs/>
          <w:lang w:val="en-DE"/>
        </w:rPr>
      </w:pPr>
    </w:p>
    <w:p w14:paraId="78543001" w14:textId="77777777" w:rsidR="00512544" w:rsidRPr="00512544" w:rsidRDefault="00512544" w:rsidP="00512544">
      <w:pPr>
        <w:rPr>
          <w:b/>
          <w:bCs/>
          <w:lang w:val="en-DE"/>
        </w:rPr>
      </w:pPr>
      <w:r w:rsidRPr="00512544">
        <w:rPr>
          <w:b/>
          <w:bCs/>
          <w:lang w:val="en-DE"/>
        </w:rPr>
        <w:t>main,</w:t>
      </w:r>
    </w:p>
    <w:p w14:paraId="50C2822F" w14:textId="77777777" w:rsidR="00512544" w:rsidRPr="00512544" w:rsidRDefault="00512544" w:rsidP="00512544">
      <w:pPr>
        <w:rPr>
          <w:b/>
          <w:bCs/>
          <w:lang w:val="en-DE"/>
        </w:rPr>
      </w:pPr>
      <w:r w:rsidRPr="00512544">
        <w:rPr>
          <w:b/>
          <w:bCs/>
          <w:lang w:val="en-DE"/>
        </w:rPr>
        <w:t>section {</w:t>
      </w:r>
    </w:p>
    <w:p w14:paraId="51092D99" w14:textId="77777777" w:rsidR="00512544" w:rsidRPr="00512544" w:rsidRDefault="00512544" w:rsidP="00512544">
      <w:pPr>
        <w:rPr>
          <w:b/>
          <w:bCs/>
          <w:lang w:val="en-DE"/>
        </w:rPr>
      </w:pPr>
      <w:r w:rsidRPr="00512544">
        <w:rPr>
          <w:b/>
          <w:bCs/>
          <w:lang w:val="en-DE"/>
        </w:rPr>
        <w:t>  padding: 0 2rem;</w:t>
      </w:r>
    </w:p>
    <w:p w14:paraId="68272F54" w14:textId="77777777" w:rsidR="00512544" w:rsidRPr="00512544" w:rsidRDefault="00512544" w:rsidP="00512544">
      <w:pPr>
        <w:rPr>
          <w:b/>
          <w:bCs/>
          <w:lang w:val="en-DE"/>
        </w:rPr>
      </w:pPr>
      <w:r w:rsidRPr="00512544">
        <w:rPr>
          <w:b/>
          <w:bCs/>
          <w:lang w:val="en-DE"/>
        </w:rPr>
        <w:t>}</w:t>
      </w:r>
    </w:p>
    <w:p w14:paraId="424FA72C" w14:textId="77777777" w:rsidR="00512544" w:rsidRPr="00512544" w:rsidRDefault="00512544" w:rsidP="00512544">
      <w:pPr>
        <w:rPr>
          <w:b/>
          <w:bCs/>
          <w:lang w:val="en-DE"/>
        </w:rPr>
      </w:pPr>
    </w:p>
    <w:p w14:paraId="04CD0DEB" w14:textId="77777777" w:rsidR="00512544" w:rsidRPr="00512544" w:rsidRDefault="00512544" w:rsidP="00512544">
      <w:pPr>
        <w:rPr>
          <w:b/>
          <w:bCs/>
          <w:lang w:val="en-DE"/>
        </w:rPr>
      </w:pPr>
      <w:r w:rsidRPr="00512544">
        <w:rPr>
          <w:b/>
          <w:bCs/>
          <w:lang w:val="en-DE"/>
        </w:rPr>
        <w:t>#color {</w:t>
      </w:r>
    </w:p>
    <w:p w14:paraId="499B960F" w14:textId="77777777" w:rsidR="00512544" w:rsidRPr="00512544" w:rsidRDefault="00512544" w:rsidP="00512544">
      <w:pPr>
        <w:rPr>
          <w:b/>
          <w:bCs/>
          <w:lang w:val="en-DE"/>
        </w:rPr>
      </w:pPr>
      <w:r w:rsidRPr="00512544">
        <w:rPr>
          <w:b/>
          <w:bCs/>
          <w:lang w:val="en-DE"/>
        </w:rPr>
        <w:t>  color: red;</w:t>
      </w:r>
    </w:p>
    <w:p w14:paraId="70D8A54C" w14:textId="77777777" w:rsidR="00512544" w:rsidRPr="00512544" w:rsidRDefault="00512544" w:rsidP="00512544">
      <w:pPr>
        <w:rPr>
          <w:b/>
          <w:bCs/>
          <w:lang w:val="en-DE"/>
        </w:rPr>
      </w:pPr>
      <w:r w:rsidRPr="00512544">
        <w:rPr>
          <w:b/>
          <w:bCs/>
          <w:lang w:val="en-DE"/>
        </w:rPr>
        <w:t>}</w:t>
      </w:r>
    </w:p>
    <w:p w14:paraId="424A4B5F" w14:textId="77777777" w:rsidR="00512544" w:rsidRPr="00512544" w:rsidRDefault="00512544" w:rsidP="00512544">
      <w:pPr>
        <w:rPr>
          <w:b/>
          <w:bCs/>
          <w:lang w:val="en-DE"/>
        </w:rPr>
      </w:pPr>
    </w:p>
    <w:p w14:paraId="373A519B" w14:textId="77777777" w:rsidR="00512544" w:rsidRPr="00512544" w:rsidRDefault="00512544" w:rsidP="00512544">
      <w:pPr>
        <w:rPr>
          <w:b/>
          <w:bCs/>
          <w:lang w:val="en-DE"/>
        </w:rPr>
      </w:pPr>
      <w:r w:rsidRPr="00512544">
        <w:rPr>
          <w:b/>
          <w:bCs/>
          <w:lang w:val="en-DE"/>
        </w:rPr>
        <w:t>#font {</w:t>
      </w:r>
    </w:p>
    <w:p w14:paraId="535975D5" w14:textId="77777777" w:rsidR="00512544" w:rsidRPr="00512544" w:rsidRDefault="00512544" w:rsidP="00512544">
      <w:pPr>
        <w:rPr>
          <w:b/>
          <w:bCs/>
          <w:lang w:val="en-DE"/>
        </w:rPr>
      </w:pPr>
      <w:r w:rsidRPr="00512544">
        <w:rPr>
          <w:b/>
          <w:bCs/>
          <w:lang w:val="en-DE"/>
        </w:rPr>
        <w:t>  font-family: Impact, Haettenschweiler, "Arial Narrow Bold", sans-serif;</w:t>
      </w:r>
    </w:p>
    <w:p w14:paraId="2A0A5402" w14:textId="77777777" w:rsidR="00512544" w:rsidRPr="00512544" w:rsidRDefault="00512544" w:rsidP="00512544">
      <w:pPr>
        <w:rPr>
          <w:b/>
          <w:bCs/>
          <w:lang w:val="en-DE"/>
        </w:rPr>
      </w:pPr>
      <w:r w:rsidRPr="00512544">
        <w:rPr>
          <w:b/>
          <w:bCs/>
          <w:lang w:val="en-DE"/>
        </w:rPr>
        <w:t>}</w:t>
      </w:r>
    </w:p>
    <w:p w14:paraId="69458C38" w14:textId="77777777" w:rsidR="00512544" w:rsidRPr="00512544" w:rsidRDefault="00512544" w:rsidP="00512544">
      <w:pPr>
        <w:rPr>
          <w:b/>
          <w:bCs/>
          <w:lang w:val="en-DE"/>
        </w:rPr>
      </w:pPr>
    </w:p>
    <w:p w14:paraId="2C2122BA" w14:textId="77777777" w:rsidR="00512544" w:rsidRPr="00512544" w:rsidRDefault="00512544" w:rsidP="00512544">
      <w:pPr>
        <w:rPr>
          <w:b/>
          <w:bCs/>
          <w:lang w:val="en-DE"/>
        </w:rPr>
      </w:pPr>
      <w:r w:rsidRPr="00512544">
        <w:rPr>
          <w:b/>
          <w:bCs/>
          <w:lang w:val="en-DE"/>
        </w:rPr>
        <w:t>#background {</w:t>
      </w:r>
    </w:p>
    <w:p w14:paraId="0E3E0002" w14:textId="77777777" w:rsidR="00512544" w:rsidRPr="00512544" w:rsidRDefault="00512544" w:rsidP="00512544">
      <w:pPr>
        <w:rPr>
          <w:b/>
          <w:bCs/>
          <w:lang w:val="en-DE"/>
        </w:rPr>
      </w:pPr>
      <w:r w:rsidRPr="00512544">
        <w:rPr>
          <w:b/>
          <w:bCs/>
          <w:lang w:val="en-DE"/>
        </w:rPr>
        <w:t>  background-color: yellow;</w:t>
      </w:r>
    </w:p>
    <w:p w14:paraId="7B92F64F" w14:textId="77777777" w:rsidR="00512544" w:rsidRPr="00512544" w:rsidRDefault="00512544" w:rsidP="00512544">
      <w:pPr>
        <w:rPr>
          <w:b/>
          <w:bCs/>
          <w:lang w:val="en-DE"/>
        </w:rPr>
      </w:pPr>
      <w:r w:rsidRPr="00512544">
        <w:rPr>
          <w:b/>
          <w:bCs/>
          <w:lang w:val="en-DE"/>
        </w:rPr>
        <w:t>}</w:t>
      </w:r>
    </w:p>
    <w:p w14:paraId="50002DA2" w14:textId="77777777" w:rsidR="00512544" w:rsidRPr="00512544" w:rsidRDefault="00512544" w:rsidP="00512544">
      <w:pPr>
        <w:rPr>
          <w:b/>
          <w:bCs/>
          <w:lang w:val="en-DE"/>
        </w:rPr>
      </w:pPr>
    </w:p>
    <w:p w14:paraId="4EF36276" w14:textId="77777777" w:rsidR="00512544" w:rsidRDefault="00512544" w:rsidP="00512544">
      <w:pPr>
        <w:rPr>
          <w:lang w:val="en-DE"/>
        </w:rPr>
      </w:pPr>
    </w:p>
    <w:p w14:paraId="47E70B2B" w14:textId="77777777" w:rsidR="00512544" w:rsidRDefault="00512544" w:rsidP="00512544">
      <w:pPr>
        <w:rPr>
          <w:lang w:val="en-DE"/>
        </w:rPr>
      </w:pPr>
    </w:p>
    <w:p w14:paraId="097BF18B" w14:textId="77777777" w:rsidR="00512544" w:rsidRPr="00512544" w:rsidRDefault="00512544" w:rsidP="00512544">
      <w:pPr>
        <w:rPr>
          <w:lang w:val="en-DE"/>
        </w:rPr>
      </w:pPr>
    </w:p>
    <w:p w14:paraId="0E2503A5" w14:textId="77777777" w:rsidR="00512544" w:rsidRPr="00512544" w:rsidRDefault="00512544" w:rsidP="00512544">
      <w:pPr>
        <w:rPr>
          <w:b/>
          <w:bCs/>
          <w:lang w:val="en-DE"/>
        </w:rPr>
      </w:pPr>
      <w:r w:rsidRPr="00512544">
        <w:rPr>
          <w:b/>
          <w:bCs/>
          <w:lang w:val="en-DE"/>
        </w:rPr>
        <w:t>Syntax for Rules</w:t>
      </w:r>
    </w:p>
    <w:p w14:paraId="3D098DEF" w14:textId="77777777" w:rsidR="00512544" w:rsidRPr="00512544" w:rsidRDefault="00512544" w:rsidP="00512544">
      <w:pPr>
        <w:rPr>
          <w:lang w:val="en-DE"/>
        </w:rPr>
      </w:pPr>
      <w:r w:rsidRPr="00512544">
        <w:rPr>
          <w:lang w:val="en-DE"/>
        </w:rPr>
        <w:t>A CSS rule consists of a selector and a declaration block. The selector points to the HTML element you want to style, while the declaration block contains one or more declarations separated by semicolons. Each declaration includes a CSS property name and a value, separated by a colon.</w:t>
      </w:r>
    </w:p>
    <w:p w14:paraId="3296DE1F" w14:textId="77777777" w:rsidR="00512544" w:rsidRPr="00512544" w:rsidRDefault="00512544" w:rsidP="00512544">
      <w:pPr>
        <w:rPr>
          <w:lang w:val="en-DE"/>
        </w:rPr>
      </w:pPr>
      <w:r w:rsidRPr="00512544">
        <w:rPr>
          <w:lang w:val="en-DE"/>
        </w:rPr>
        <w:t>selector {</w:t>
      </w:r>
    </w:p>
    <w:p w14:paraId="60D40C00" w14:textId="77777777" w:rsidR="00512544" w:rsidRPr="00512544" w:rsidRDefault="00512544" w:rsidP="00512544">
      <w:pPr>
        <w:rPr>
          <w:lang w:val="en-DE"/>
        </w:rPr>
      </w:pPr>
      <w:r w:rsidRPr="00512544">
        <w:rPr>
          <w:lang w:val="en-DE"/>
        </w:rPr>
        <w:t xml:space="preserve">  property: value;</w:t>
      </w:r>
    </w:p>
    <w:p w14:paraId="41DD3371" w14:textId="77777777" w:rsidR="00512544" w:rsidRPr="00512544" w:rsidRDefault="00512544" w:rsidP="00512544">
      <w:pPr>
        <w:rPr>
          <w:lang w:val="en-DE"/>
        </w:rPr>
      </w:pPr>
      <w:r w:rsidRPr="00512544">
        <w:rPr>
          <w:lang w:val="en-DE"/>
        </w:rPr>
        <w:t>}</w:t>
      </w:r>
    </w:p>
    <w:p w14:paraId="5E0B4EEA" w14:textId="77777777" w:rsidR="00512544" w:rsidRPr="00512544" w:rsidRDefault="00512544" w:rsidP="00512544">
      <w:pPr>
        <w:rPr>
          <w:lang w:val="en-DE"/>
        </w:rPr>
      </w:pPr>
      <w:r w:rsidRPr="00512544">
        <w:rPr>
          <w:lang w:val="en-DE"/>
        </w:rPr>
        <w:t xml:space="preserve">For example, to change the text color of all </w:t>
      </w:r>
      <w:r w:rsidRPr="00512544">
        <w:rPr>
          <w:b/>
          <w:bCs/>
          <w:lang w:val="en-DE"/>
        </w:rPr>
        <w:t>&lt;p&gt;</w:t>
      </w:r>
      <w:r w:rsidRPr="00512544">
        <w:rPr>
          <w:lang w:val="en-DE"/>
        </w:rPr>
        <w:t xml:space="preserve"> elements to blue, you would write:</w:t>
      </w:r>
    </w:p>
    <w:p w14:paraId="72DF512E" w14:textId="77777777" w:rsidR="00512544" w:rsidRPr="00512544" w:rsidRDefault="00512544" w:rsidP="00512544">
      <w:pPr>
        <w:rPr>
          <w:lang w:val="en-DE"/>
        </w:rPr>
      </w:pPr>
      <w:r w:rsidRPr="00512544">
        <w:rPr>
          <w:lang w:val="en-DE"/>
        </w:rPr>
        <w:t>p {</w:t>
      </w:r>
    </w:p>
    <w:p w14:paraId="7C3A3A4F" w14:textId="77777777" w:rsidR="00512544" w:rsidRPr="00512544" w:rsidRDefault="00512544" w:rsidP="00512544">
      <w:pPr>
        <w:rPr>
          <w:lang w:val="en-DE"/>
        </w:rPr>
      </w:pPr>
      <w:r w:rsidRPr="00512544">
        <w:rPr>
          <w:lang w:val="en-DE"/>
        </w:rPr>
        <w:t xml:space="preserve">  color: blue;</w:t>
      </w:r>
    </w:p>
    <w:p w14:paraId="60DBD86A" w14:textId="77777777" w:rsidR="00512544" w:rsidRPr="00512544" w:rsidRDefault="00512544" w:rsidP="00512544">
      <w:pPr>
        <w:rPr>
          <w:lang w:val="en-DE"/>
        </w:rPr>
      </w:pPr>
      <w:r w:rsidRPr="00512544">
        <w:rPr>
          <w:lang w:val="en-DE"/>
        </w:rPr>
        <w:lastRenderedPageBreak/>
        <w:t>}</w:t>
      </w:r>
    </w:p>
    <w:p w14:paraId="6D0A541D" w14:textId="77777777" w:rsidR="00512544" w:rsidRPr="00512544" w:rsidRDefault="00512544" w:rsidP="00512544">
      <w:pPr>
        <w:rPr>
          <w:b/>
          <w:bCs/>
          <w:lang w:val="en-DE"/>
        </w:rPr>
      </w:pPr>
      <w:r w:rsidRPr="00512544">
        <w:rPr>
          <w:b/>
          <w:bCs/>
          <w:lang w:val="en-DE"/>
        </w:rPr>
        <w:t>Simple selectors and specificity</w:t>
      </w:r>
    </w:p>
    <w:p w14:paraId="4049D52C" w14:textId="77777777" w:rsidR="00512544" w:rsidRPr="00512544" w:rsidRDefault="00512544" w:rsidP="00512544">
      <w:pPr>
        <w:rPr>
          <w:lang w:val="en-DE"/>
        </w:rPr>
      </w:pPr>
      <w:r w:rsidRPr="00512544">
        <w:rPr>
          <w:lang w:val="en-DE"/>
        </w:rPr>
        <w:t>A simple selector is a selector with a single component to target a given element. The idea here is to describe the element we want to style a good as possible so our selector is a match.</w:t>
      </w:r>
    </w:p>
    <w:p w14:paraId="6B83BD8B" w14:textId="77777777" w:rsidR="00512544" w:rsidRPr="00512544" w:rsidRDefault="00512544" w:rsidP="00512544">
      <w:pPr>
        <w:rPr>
          <w:lang w:val="en-DE"/>
        </w:rPr>
      </w:pPr>
      <w:r w:rsidRPr="00512544">
        <w:rPr>
          <w:lang w:val="en-DE"/>
        </w:rPr>
        <w:t>Specificity is a crucial concept in CSS, determining which style rules apply to an element when multiple rules could apply. Specificity is calculated based on the types of selectors used in a rule, with the following hierarchy:</w:t>
      </w:r>
    </w:p>
    <w:p w14:paraId="380B5F0E" w14:textId="77777777" w:rsidR="00512544" w:rsidRPr="00512544" w:rsidRDefault="00512544" w:rsidP="00512544">
      <w:pPr>
        <w:numPr>
          <w:ilvl w:val="0"/>
          <w:numId w:val="2"/>
        </w:numPr>
        <w:rPr>
          <w:lang w:val="en-DE"/>
        </w:rPr>
      </w:pPr>
      <w:r w:rsidRPr="00512544">
        <w:rPr>
          <w:lang w:val="en-DE"/>
        </w:rPr>
        <w:t>Inline styles (highest specificity)</w:t>
      </w:r>
    </w:p>
    <w:p w14:paraId="274A62BF" w14:textId="77777777" w:rsidR="00512544" w:rsidRPr="00512544" w:rsidRDefault="00512544" w:rsidP="00512544">
      <w:pPr>
        <w:rPr>
          <w:lang w:val="en-DE"/>
        </w:rPr>
      </w:pPr>
      <w:r w:rsidRPr="00512544">
        <w:rPr>
          <w:lang w:val="en-DE"/>
        </w:rPr>
        <w:t>&lt;p style="color: blue;"&gt;Hello there!&lt;/p&gt;</w:t>
      </w:r>
    </w:p>
    <w:p w14:paraId="6BBAF7E0" w14:textId="77777777" w:rsidR="00512544" w:rsidRPr="00512544" w:rsidRDefault="00512544" w:rsidP="00512544">
      <w:pPr>
        <w:numPr>
          <w:ilvl w:val="0"/>
          <w:numId w:val="3"/>
        </w:numPr>
        <w:rPr>
          <w:lang w:val="en-DE"/>
        </w:rPr>
      </w:pPr>
      <w:r w:rsidRPr="00512544">
        <w:rPr>
          <w:lang w:val="en-DE"/>
        </w:rPr>
        <w:t>IDs</w:t>
      </w:r>
    </w:p>
    <w:p w14:paraId="7EC438F1" w14:textId="77777777" w:rsidR="00512544" w:rsidRPr="00512544" w:rsidRDefault="00512544" w:rsidP="00512544">
      <w:pPr>
        <w:rPr>
          <w:lang w:val="en-DE"/>
        </w:rPr>
      </w:pPr>
      <w:r w:rsidRPr="00512544">
        <w:rPr>
          <w:lang w:val="en-DE"/>
        </w:rPr>
        <w:t>&lt;p id="my-paragraph"&gt;Hello there!&lt;/p&gt;</w:t>
      </w:r>
    </w:p>
    <w:p w14:paraId="48C97D65" w14:textId="77777777" w:rsidR="00512544" w:rsidRPr="00512544" w:rsidRDefault="00512544" w:rsidP="00512544">
      <w:pPr>
        <w:rPr>
          <w:lang w:val="en-DE"/>
        </w:rPr>
      </w:pPr>
      <w:r w:rsidRPr="00512544">
        <w:rPr>
          <w:lang w:val="en-DE"/>
        </w:rPr>
        <w:t>#my-paragraph {</w:t>
      </w:r>
    </w:p>
    <w:p w14:paraId="74DC71AA" w14:textId="77777777" w:rsidR="00512544" w:rsidRPr="00512544" w:rsidRDefault="00512544" w:rsidP="00512544">
      <w:pPr>
        <w:rPr>
          <w:lang w:val="en-DE"/>
        </w:rPr>
      </w:pPr>
      <w:r w:rsidRPr="00512544">
        <w:rPr>
          <w:lang w:val="en-DE"/>
        </w:rPr>
        <w:t xml:space="preserve">  color: blue;</w:t>
      </w:r>
    </w:p>
    <w:p w14:paraId="48018F21" w14:textId="77777777" w:rsidR="00512544" w:rsidRPr="00512544" w:rsidRDefault="00512544" w:rsidP="00512544">
      <w:pPr>
        <w:rPr>
          <w:lang w:val="en-DE"/>
        </w:rPr>
      </w:pPr>
      <w:r w:rsidRPr="00512544">
        <w:rPr>
          <w:lang w:val="en-DE"/>
        </w:rPr>
        <w:t>}</w:t>
      </w:r>
    </w:p>
    <w:p w14:paraId="7EDCAEF0" w14:textId="77777777" w:rsidR="00512544" w:rsidRPr="00512544" w:rsidRDefault="00512544" w:rsidP="00512544">
      <w:pPr>
        <w:numPr>
          <w:ilvl w:val="0"/>
          <w:numId w:val="4"/>
        </w:numPr>
        <w:rPr>
          <w:lang w:val="en-DE"/>
        </w:rPr>
      </w:pPr>
      <w:r w:rsidRPr="00512544">
        <w:rPr>
          <w:lang w:val="en-DE"/>
        </w:rPr>
        <w:t>Classes, attributes, and pseudo-classes</w:t>
      </w:r>
    </w:p>
    <w:p w14:paraId="7330381A" w14:textId="77777777" w:rsidR="00512544" w:rsidRPr="00512544" w:rsidRDefault="00512544" w:rsidP="00512544">
      <w:pPr>
        <w:rPr>
          <w:lang w:val="en-DE"/>
        </w:rPr>
      </w:pPr>
      <w:r w:rsidRPr="00512544">
        <w:rPr>
          <w:lang w:val="en-DE"/>
        </w:rPr>
        <w:t>&lt;p class="blue-paragraphs"&gt;Hello there!&lt;/p&gt;</w:t>
      </w:r>
    </w:p>
    <w:p w14:paraId="1BE534A9" w14:textId="77777777" w:rsidR="00512544" w:rsidRPr="00512544" w:rsidRDefault="00512544" w:rsidP="00512544">
      <w:pPr>
        <w:rPr>
          <w:lang w:val="en-DE"/>
        </w:rPr>
      </w:pPr>
      <w:r w:rsidRPr="00512544">
        <w:rPr>
          <w:lang w:val="en-DE"/>
        </w:rPr>
        <w:t>.blue-paragraphs {</w:t>
      </w:r>
    </w:p>
    <w:p w14:paraId="4321EA92" w14:textId="77777777" w:rsidR="00512544" w:rsidRPr="00512544" w:rsidRDefault="00512544" w:rsidP="00512544">
      <w:pPr>
        <w:rPr>
          <w:lang w:val="en-DE"/>
        </w:rPr>
      </w:pPr>
      <w:r w:rsidRPr="00512544">
        <w:rPr>
          <w:lang w:val="en-DE"/>
        </w:rPr>
        <w:t xml:space="preserve">  color: blue;</w:t>
      </w:r>
    </w:p>
    <w:p w14:paraId="0730BF34" w14:textId="77777777" w:rsidR="00512544" w:rsidRPr="00512544" w:rsidRDefault="00512544" w:rsidP="00512544">
      <w:pPr>
        <w:rPr>
          <w:lang w:val="en-DE"/>
        </w:rPr>
      </w:pPr>
      <w:r w:rsidRPr="00512544">
        <w:rPr>
          <w:lang w:val="en-DE"/>
        </w:rPr>
        <w:t>}</w:t>
      </w:r>
    </w:p>
    <w:p w14:paraId="7423F166" w14:textId="77777777" w:rsidR="00512544" w:rsidRPr="00512544" w:rsidRDefault="00512544" w:rsidP="00512544">
      <w:pPr>
        <w:numPr>
          <w:ilvl w:val="0"/>
          <w:numId w:val="5"/>
        </w:numPr>
        <w:rPr>
          <w:lang w:val="en-DE"/>
        </w:rPr>
      </w:pPr>
      <w:r w:rsidRPr="00512544">
        <w:rPr>
          <w:lang w:val="en-DE"/>
        </w:rPr>
        <w:t>Elements and pseudo-elements (lowest specificity)</w:t>
      </w:r>
    </w:p>
    <w:p w14:paraId="21F0C926" w14:textId="77777777" w:rsidR="00512544" w:rsidRPr="00512544" w:rsidRDefault="00512544" w:rsidP="00512544">
      <w:pPr>
        <w:rPr>
          <w:lang w:val="en-DE"/>
        </w:rPr>
      </w:pPr>
      <w:r w:rsidRPr="00512544">
        <w:rPr>
          <w:lang w:val="en-DE"/>
        </w:rPr>
        <w:t>&lt;p&gt;Hello there!&lt;/p&gt;</w:t>
      </w:r>
    </w:p>
    <w:p w14:paraId="2D616A48" w14:textId="77777777" w:rsidR="00512544" w:rsidRPr="00512544" w:rsidRDefault="00512544" w:rsidP="00512544">
      <w:pPr>
        <w:rPr>
          <w:lang w:val="en-DE"/>
        </w:rPr>
      </w:pPr>
      <w:r w:rsidRPr="00512544">
        <w:rPr>
          <w:lang w:val="en-DE"/>
        </w:rPr>
        <w:t>p {</w:t>
      </w:r>
    </w:p>
    <w:p w14:paraId="0D371DD5" w14:textId="77777777" w:rsidR="00512544" w:rsidRPr="00512544" w:rsidRDefault="00512544" w:rsidP="00512544">
      <w:pPr>
        <w:rPr>
          <w:lang w:val="en-DE"/>
        </w:rPr>
      </w:pPr>
      <w:r w:rsidRPr="00512544">
        <w:rPr>
          <w:lang w:val="en-DE"/>
        </w:rPr>
        <w:t xml:space="preserve">  color: blue;</w:t>
      </w:r>
    </w:p>
    <w:p w14:paraId="16802768" w14:textId="77777777" w:rsidR="00512544" w:rsidRPr="00512544" w:rsidRDefault="00512544" w:rsidP="00512544">
      <w:pPr>
        <w:rPr>
          <w:lang w:val="en-DE"/>
        </w:rPr>
      </w:pPr>
      <w:r w:rsidRPr="00512544">
        <w:rPr>
          <w:lang w:val="en-DE"/>
        </w:rPr>
        <w:t>}</w:t>
      </w:r>
    </w:p>
    <w:p w14:paraId="4D748F02" w14:textId="77777777" w:rsidR="00512544" w:rsidRPr="00512544" w:rsidRDefault="00512544" w:rsidP="00512544">
      <w:pPr>
        <w:rPr>
          <w:lang w:val="en-DE"/>
        </w:rPr>
      </w:pPr>
      <w:r w:rsidRPr="00512544">
        <w:rPr>
          <w:lang w:val="en-DE"/>
        </w:rPr>
        <w:t>When two rules conflict, the one with higher specificity wins. If specificity is equal, the latest rule defined takes precedence. You can combine selectors to increase specificity and avoid collisions</w:t>
      </w:r>
    </w:p>
    <w:p w14:paraId="0B9F0B7C" w14:textId="77777777" w:rsidR="00512544" w:rsidRPr="00512544" w:rsidRDefault="00512544" w:rsidP="00512544">
      <w:pPr>
        <w:rPr>
          <w:b/>
          <w:bCs/>
          <w:lang w:val="en-DE"/>
        </w:rPr>
      </w:pPr>
      <w:r w:rsidRPr="00512544">
        <w:rPr>
          <w:b/>
          <w:bCs/>
          <w:lang w:val="en-DE"/>
        </w:rPr>
        <w:t>Compound selectors</w:t>
      </w:r>
    </w:p>
    <w:p w14:paraId="6F8839A9" w14:textId="77777777" w:rsidR="00512544" w:rsidRPr="00512544" w:rsidRDefault="00512544" w:rsidP="00512544">
      <w:pPr>
        <w:numPr>
          <w:ilvl w:val="0"/>
          <w:numId w:val="6"/>
        </w:numPr>
        <w:rPr>
          <w:lang w:val="en-DE"/>
        </w:rPr>
      </w:pPr>
      <w:r w:rsidRPr="00512544">
        <w:rPr>
          <w:lang w:val="en-DE"/>
        </w:rPr>
        <w:t>A sequence of simple selectors that are not separated.</w:t>
      </w:r>
    </w:p>
    <w:p w14:paraId="5818E947" w14:textId="77777777" w:rsidR="00512544" w:rsidRPr="00512544" w:rsidRDefault="00512544" w:rsidP="00512544">
      <w:pPr>
        <w:numPr>
          <w:ilvl w:val="0"/>
          <w:numId w:val="6"/>
        </w:numPr>
        <w:rPr>
          <w:lang w:val="en-DE"/>
        </w:rPr>
      </w:pPr>
      <w:r w:rsidRPr="00512544">
        <w:rPr>
          <w:lang w:val="en-DE"/>
        </w:rPr>
        <w:t>It represents a set of simultaneous conditions on a single element</w:t>
      </w:r>
    </w:p>
    <w:p w14:paraId="4EBA1D63" w14:textId="77777777" w:rsidR="00512544" w:rsidRPr="00512544" w:rsidRDefault="00512544" w:rsidP="00512544">
      <w:pPr>
        <w:rPr>
          <w:lang w:val="en-DE"/>
        </w:rPr>
      </w:pPr>
      <w:r w:rsidRPr="00512544">
        <w:rPr>
          <w:lang w:val="en-DE"/>
        </w:rPr>
        <w:t>a.external {</w:t>
      </w:r>
    </w:p>
    <w:p w14:paraId="55063B93" w14:textId="77777777" w:rsidR="00512544" w:rsidRPr="00512544" w:rsidRDefault="00512544" w:rsidP="00512544">
      <w:pPr>
        <w:rPr>
          <w:lang w:val="en-DE"/>
        </w:rPr>
      </w:pPr>
      <w:r w:rsidRPr="00512544">
        <w:rPr>
          <w:lang w:val="en-DE"/>
        </w:rPr>
        <w:t xml:space="preserve"> //Matches all &lt;a&gt; elements that also have the .external class</w:t>
      </w:r>
    </w:p>
    <w:p w14:paraId="6B2863B8" w14:textId="77777777" w:rsidR="00512544" w:rsidRPr="00512544" w:rsidRDefault="00512544" w:rsidP="00512544">
      <w:pPr>
        <w:rPr>
          <w:lang w:val="en-DE"/>
        </w:rPr>
      </w:pPr>
      <w:r w:rsidRPr="00512544">
        <w:rPr>
          <w:lang w:val="en-DE"/>
        </w:rPr>
        <w:t>}</w:t>
      </w:r>
    </w:p>
    <w:p w14:paraId="07868A93" w14:textId="77777777" w:rsidR="00512544" w:rsidRPr="00512544" w:rsidRDefault="00512544" w:rsidP="00512544">
      <w:pPr>
        <w:rPr>
          <w:b/>
          <w:bCs/>
          <w:lang w:val="en-DE"/>
        </w:rPr>
      </w:pPr>
      <w:r w:rsidRPr="00512544">
        <w:rPr>
          <w:b/>
          <w:bCs/>
          <w:lang w:val="en-DE"/>
        </w:rPr>
        <w:lastRenderedPageBreak/>
        <w:t>Complex selectors</w:t>
      </w:r>
    </w:p>
    <w:p w14:paraId="4F7EDF46" w14:textId="77777777" w:rsidR="00512544" w:rsidRPr="00512544" w:rsidRDefault="00512544" w:rsidP="00512544">
      <w:pPr>
        <w:rPr>
          <w:lang w:val="en-DE"/>
        </w:rPr>
      </w:pPr>
      <w:r w:rsidRPr="00512544">
        <w:rPr>
          <w:lang w:val="en-DE"/>
        </w:rPr>
        <w:t xml:space="preserve">A sequence of simple selectors separated by a </w:t>
      </w:r>
      <w:r w:rsidRPr="00512544">
        <w:rPr>
          <w:b/>
          <w:bCs/>
          <w:lang w:val="en-DE"/>
        </w:rPr>
        <w:t>combinator</w:t>
      </w:r>
      <w:r w:rsidRPr="00512544">
        <w:rPr>
          <w:lang w:val="en-DE"/>
        </w:rPr>
        <w:t>, which is a way of describing the relationship of an element with surrounding elements:</w:t>
      </w:r>
    </w:p>
    <w:p w14:paraId="51487145" w14:textId="77777777" w:rsidR="00512544" w:rsidRPr="00512544" w:rsidRDefault="00512544" w:rsidP="00512544">
      <w:pPr>
        <w:rPr>
          <w:lang w:val="en-DE"/>
        </w:rPr>
      </w:pPr>
      <w:r w:rsidRPr="00512544">
        <w:rPr>
          <w:b/>
          <w:bCs/>
          <w:lang w:val="en-DE"/>
        </w:rPr>
        <w:t>Descendant combinator</w:t>
      </w:r>
      <w:r w:rsidRPr="00512544">
        <w:rPr>
          <w:lang w:val="en-DE"/>
        </w:rPr>
        <w:t xml:space="preserve"> Denoted with spaces, selects elements that are descendants of the first element</w:t>
      </w:r>
    </w:p>
    <w:p w14:paraId="632E5309" w14:textId="77777777" w:rsidR="00512544" w:rsidRPr="00512544" w:rsidRDefault="00512544" w:rsidP="00512544">
      <w:pPr>
        <w:rPr>
          <w:lang w:val="en-DE"/>
        </w:rPr>
      </w:pPr>
      <w:r w:rsidRPr="00512544">
        <w:rPr>
          <w:lang w:val="en-DE"/>
        </w:rPr>
        <w:t>div span {</w:t>
      </w:r>
    </w:p>
    <w:p w14:paraId="03345A7D" w14:textId="77777777" w:rsidR="00512544" w:rsidRPr="00512544" w:rsidRDefault="00512544" w:rsidP="00512544">
      <w:pPr>
        <w:rPr>
          <w:lang w:val="en-DE"/>
        </w:rPr>
      </w:pPr>
      <w:r w:rsidRPr="00512544">
        <w:rPr>
          <w:lang w:val="en-DE"/>
        </w:rPr>
        <w:t xml:space="preserve">  // All &lt;span&gt; elements inside a &lt;div&gt;</w:t>
      </w:r>
    </w:p>
    <w:p w14:paraId="0A801533" w14:textId="77777777" w:rsidR="00512544" w:rsidRPr="00512544" w:rsidRDefault="00512544" w:rsidP="00512544">
      <w:pPr>
        <w:rPr>
          <w:lang w:val="en-DE"/>
        </w:rPr>
      </w:pPr>
      <w:r w:rsidRPr="00512544">
        <w:rPr>
          <w:lang w:val="en-DE"/>
        </w:rPr>
        <w:t>}</w:t>
      </w:r>
    </w:p>
    <w:p w14:paraId="6EBA0A50" w14:textId="77777777" w:rsidR="00512544" w:rsidRPr="00512544" w:rsidRDefault="00512544" w:rsidP="00512544">
      <w:pPr>
        <w:rPr>
          <w:lang w:val="en-DE"/>
        </w:rPr>
      </w:pPr>
      <w:r w:rsidRPr="00512544">
        <w:rPr>
          <w:b/>
          <w:bCs/>
          <w:lang w:val="en-DE"/>
        </w:rPr>
        <w:t>Child combinator</w:t>
      </w:r>
      <w:r w:rsidRPr="00512544">
        <w:rPr>
          <w:lang w:val="en-DE"/>
        </w:rPr>
        <w:t xml:space="preserve"> Denoted with greater than &gt;, selects a direct child of the first element</w:t>
      </w:r>
    </w:p>
    <w:p w14:paraId="722A8627" w14:textId="77777777" w:rsidR="00512544" w:rsidRPr="00512544" w:rsidRDefault="00512544" w:rsidP="00512544">
      <w:pPr>
        <w:rPr>
          <w:lang w:val="en-DE"/>
        </w:rPr>
      </w:pPr>
      <w:r w:rsidRPr="00512544">
        <w:rPr>
          <w:lang w:val="en-DE"/>
        </w:rPr>
        <w:t>div&gt;span {</w:t>
      </w:r>
    </w:p>
    <w:p w14:paraId="646974D6" w14:textId="77777777" w:rsidR="00512544" w:rsidRPr="00512544" w:rsidRDefault="00512544" w:rsidP="00512544">
      <w:pPr>
        <w:rPr>
          <w:lang w:val="en-DE"/>
        </w:rPr>
      </w:pPr>
      <w:r w:rsidRPr="00512544">
        <w:rPr>
          <w:lang w:val="en-DE"/>
        </w:rPr>
        <w:t xml:space="preserve">  // Only &lt;span&gt; elements that are a direct child of a &lt;div&gt;</w:t>
      </w:r>
    </w:p>
    <w:p w14:paraId="3CB41A85" w14:textId="77777777" w:rsidR="00512544" w:rsidRPr="00512544" w:rsidRDefault="00512544" w:rsidP="00512544">
      <w:pPr>
        <w:rPr>
          <w:lang w:val="en-DE"/>
        </w:rPr>
      </w:pPr>
      <w:r w:rsidRPr="00512544">
        <w:rPr>
          <w:lang w:val="en-DE"/>
        </w:rPr>
        <w:t>}</w:t>
      </w:r>
    </w:p>
    <w:p w14:paraId="646A45EB" w14:textId="77777777" w:rsidR="00512544" w:rsidRPr="00512544" w:rsidRDefault="00512544" w:rsidP="00512544">
      <w:pPr>
        <w:rPr>
          <w:lang w:val="en-DE"/>
        </w:rPr>
      </w:pPr>
      <w:r w:rsidRPr="00512544">
        <w:rPr>
          <w:b/>
          <w:bCs/>
          <w:lang w:val="en-DE"/>
        </w:rPr>
        <w:t>Subsequent-sibling combinator</w:t>
      </w:r>
      <w:r w:rsidRPr="00512544">
        <w:rPr>
          <w:lang w:val="en-DE"/>
        </w:rPr>
        <w:t xml:space="preserve"> Denoted by a tilde ~, selects the second element only if preceded by the first regardless of being adjacent</w:t>
      </w:r>
    </w:p>
    <w:p w14:paraId="5C092DE6" w14:textId="77777777" w:rsidR="00512544" w:rsidRPr="00512544" w:rsidRDefault="00512544" w:rsidP="00512544">
      <w:pPr>
        <w:rPr>
          <w:lang w:val="en-DE"/>
        </w:rPr>
      </w:pPr>
      <w:r w:rsidRPr="00512544">
        <w:rPr>
          <w:lang w:val="en-DE"/>
        </w:rPr>
        <w:t>a~span {</w:t>
      </w:r>
    </w:p>
    <w:p w14:paraId="6732AF1D" w14:textId="77777777" w:rsidR="00512544" w:rsidRPr="00512544" w:rsidRDefault="00512544" w:rsidP="00512544">
      <w:pPr>
        <w:rPr>
          <w:lang w:val="en-DE"/>
        </w:rPr>
      </w:pPr>
      <w:r w:rsidRPr="00512544">
        <w:rPr>
          <w:lang w:val="en-DE"/>
        </w:rPr>
        <w:t xml:space="preserve">  // Only &lt;span&gt; elements that are preceded by an &lt;a&gt;</w:t>
      </w:r>
    </w:p>
    <w:p w14:paraId="1E74CE38" w14:textId="77777777" w:rsidR="00512544" w:rsidRPr="00512544" w:rsidRDefault="00512544" w:rsidP="00512544">
      <w:pPr>
        <w:rPr>
          <w:lang w:val="en-DE"/>
        </w:rPr>
      </w:pPr>
      <w:r w:rsidRPr="00512544">
        <w:rPr>
          <w:lang w:val="en-DE"/>
        </w:rPr>
        <w:t>}</w:t>
      </w:r>
    </w:p>
    <w:p w14:paraId="0217F64A" w14:textId="77777777" w:rsidR="00512544" w:rsidRPr="00512544" w:rsidRDefault="00512544" w:rsidP="00512544">
      <w:pPr>
        <w:rPr>
          <w:lang w:val="en-DE"/>
        </w:rPr>
      </w:pPr>
      <w:r w:rsidRPr="00512544">
        <w:rPr>
          <w:b/>
          <w:bCs/>
          <w:lang w:val="en-DE"/>
        </w:rPr>
        <w:t>Next-sibling combinator</w:t>
      </w:r>
      <w:r w:rsidRPr="00512544">
        <w:rPr>
          <w:lang w:val="en-DE"/>
        </w:rPr>
        <w:t xml:space="preserve"> Denotes by a plus +, selects the second element only if directly preceded by the first</w:t>
      </w:r>
    </w:p>
    <w:p w14:paraId="6C503458" w14:textId="77777777" w:rsidR="00512544" w:rsidRPr="00512544" w:rsidRDefault="00512544" w:rsidP="00512544">
      <w:pPr>
        <w:rPr>
          <w:lang w:val="en-DE"/>
        </w:rPr>
      </w:pPr>
      <w:r w:rsidRPr="00512544">
        <w:rPr>
          <w:lang w:val="en-DE"/>
        </w:rPr>
        <w:t>a+span {</w:t>
      </w:r>
    </w:p>
    <w:p w14:paraId="5BF50E67" w14:textId="77777777" w:rsidR="00512544" w:rsidRPr="00512544" w:rsidRDefault="00512544" w:rsidP="00512544">
      <w:pPr>
        <w:rPr>
          <w:lang w:val="en-DE"/>
        </w:rPr>
      </w:pPr>
      <w:r w:rsidRPr="00512544">
        <w:rPr>
          <w:lang w:val="en-DE"/>
        </w:rPr>
        <w:t xml:space="preserve">  // Only &lt;span&gt; elements that are directly preceded by an &lt;a&gt;</w:t>
      </w:r>
    </w:p>
    <w:p w14:paraId="63366EB1" w14:textId="77777777" w:rsidR="00512544" w:rsidRPr="00512544" w:rsidRDefault="00512544" w:rsidP="00512544">
      <w:pPr>
        <w:rPr>
          <w:lang w:val="en-DE"/>
        </w:rPr>
      </w:pPr>
      <w:r w:rsidRPr="00512544">
        <w:rPr>
          <w:lang w:val="en-DE"/>
        </w:rPr>
        <w:t>}</w:t>
      </w:r>
    </w:p>
    <w:p w14:paraId="3A415E02" w14:textId="77777777" w:rsidR="00512544" w:rsidRPr="00512544" w:rsidRDefault="00512544" w:rsidP="00512544">
      <w:pPr>
        <w:rPr>
          <w:lang w:val="en-DE"/>
        </w:rPr>
      </w:pPr>
      <w:r w:rsidRPr="00512544">
        <w:rPr>
          <w:rFonts w:ascii="Segoe UI Emoji" w:hAnsi="Segoe UI Emoji" w:cs="Segoe UI Emoji"/>
          <w:lang w:val="en-DE"/>
        </w:rPr>
        <w:t>💡</w:t>
      </w:r>
      <w:r w:rsidRPr="00512544">
        <w:rPr>
          <w:lang w:val="en-DE"/>
        </w:rPr>
        <w:t xml:space="preserve"> Within your text editor, you can hover over a selector to see the calculated specificity:</w:t>
      </w:r>
    </w:p>
    <w:p w14:paraId="78C0472B" w14:textId="6BBBA8C6" w:rsidR="00512544" w:rsidRPr="00512544" w:rsidRDefault="00512544" w:rsidP="00512544">
      <w:pPr>
        <w:rPr>
          <w:lang w:val="en-DE"/>
        </w:rPr>
      </w:pPr>
      <w:r w:rsidRPr="00512544">
        <w:rPr>
          <w:lang w:val="en-DE"/>
        </w:rPr>
        <w:drawing>
          <wp:inline distT="0" distB="0" distL="0" distR="0" wp14:anchorId="0DA601F1" wp14:editId="5DCF1092">
            <wp:extent cx="5731510" cy="2557145"/>
            <wp:effectExtent l="0" t="0" r="2540" b="0"/>
            <wp:docPr id="298951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57145"/>
                    </a:xfrm>
                    <a:prstGeom prst="rect">
                      <a:avLst/>
                    </a:prstGeom>
                    <a:noFill/>
                    <a:ln>
                      <a:noFill/>
                    </a:ln>
                  </pic:spPr>
                </pic:pic>
              </a:graphicData>
            </a:graphic>
          </wp:inline>
        </w:drawing>
      </w:r>
    </w:p>
    <w:p w14:paraId="037731AA" w14:textId="77777777" w:rsidR="00512544" w:rsidRPr="00512544" w:rsidRDefault="00512544" w:rsidP="00512544">
      <w:pPr>
        <w:rPr>
          <w:lang w:val="en-DE"/>
        </w:rPr>
      </w:pPr>
      <w:r w:rsidRPr="00512544">
        <w:rPr>
          <w:lang w:val="en-DE"/>
        </w:rPr>
        <w:lastRenderedPageBreak/>
        <w:t>p {</w:t>
      </w:r>
    </w:p>
    <w:p w14:paraId="0EB8EFBF" w14:textId="77777777" w:rsidR="00512544" w:rsidRPr="00512544" w:rsidRDefault="00512544" w:rsidP="00512544">
      <w:pPr>
        <w:rPr>
          <w:lang w:val="en-DE"/>
        </w:rPr>
      </w:pPr>
      <w:r w:rsidRPr="00512544">
        <w:rPr>
          <w:lang w:val="en-DE"/>
        </w:rPr>
        <w:t xml:space="preserve">  /* Specificity: (0, 0, 1) */</w:t>
      </w:r>
    </w:p>
    <w:p w14:paraId="67D23392" w14:textId="77777777" w:rsidR="00512544" w:rsidRPr="00512544" w:rsidRDefault="00512544" w:rsidP="00512544">
      <w:pPr>
        <w:rPr>
          <w:lang w:val="en-DE"/>
        </w:rPr>
      </w:pPr>
      <w:r w:rsidRPr="00512544">
        <w:rPr>
          <w:lang w:val="en-DE"/>
        </w:rPr>
        <w:t>}</w:t>
      </w:r>
    </w:p>
    <w:p w14:paraId="0611694B" w14:textId="77777777" w:rsidR="00512544" w:rsidRPr="00512544" w:rsidRDefault="00512544" w:rsidP="00512544">
      <w:pPr>
        <w:rPr>
          <w:lang w:val="en-DE"/>
        </w:rPr>
      </w:pPr>
    </w:p>
    <w:p w14:paraId="65012262" w14:textId="77777777" w:rsidR="00512544" w:rsidRPr="00512544" w:rsidRDefault="00512544" w:rsidP="00512544">
      <w:pPr>
        <w:rPr>
          <w:lang w:val="en-DE"/>
        </w:rPr>
      </w:pPr>
      <w:r w:rsidRPr="00512544">
        <w:rPr>
          <w:lang w:val="en-DE"/>
        </w:rPr>
        <w:t>p.special-paragraph {</w:t>
      </w:r>
    </w:p>
    <w:p w14:paraId="7790F605" w14:textId="77777777" w:rsidR="00512544" w:rsidRPr="00512544" w:rsidRDefault="00512544" w:rsidP="00512544">
      <w:pPr>
        <w:rPr>
          <w:lang w:val="en-DE"/>
        </w:rPr>
      </w:pPr>
      <w:r w:rsidRPr="00512544">
        <w:rPr>
          <w:lang w:val="en-DE"/>
        </w:rPr>
        <w:t xml:space="preserve">  /* Specificity: (0, 1, 1) */</w:t>
      </w:r>
    </w:p>
    <w:p w14:paraId="0F3B17A7" w14:textId="77777777" w:rsidR="00512544" w:rsidRPr="00512544" w:rsidRDefault="00512544" w:rsidP="00512544">
      <w:pPr>
        <w:rPr>
          <w:lang w:val="en-DE"/>
        </w:rPr>
      </w:pPr>
      <w:r w:rsidRPr="00512544">
        <w:rPr>
          <w:lang w:val="en-DE"/>
        </w:rPr>
        <w:t>}</w:t>
      </w:r>
    </w:p>
    <w:p w14:paraId="690722A1" w14:textId="77777777" w:rsidR="00512544" w:rsidRPr="00512544" w:rsidRDefault="00512544" w:rsidP="00512544">
      <w:pPr>
        <w:rPr>
          <w:lang w:val="en-DE"/>
        </w:rPr>
      </w:pPr>
      <w:r w:rsidRPr="00512544">
        <w:rPr>
          <w:lang w:val="en-DE"/>
        </w:rPr>
        <w:t xml:space="preserve">CSS is a vast and exciting world, with the basics serving as the foundation for creating beautiful, responsive websites. As you continue to explore, remember that mastering CSS is a journey, and with each step, you'll unlock new possibilities for creative expression on the web. </w:t>
      </w:r>
      <w:r w:rsidRPr="00512544">
        <w:rPr>
          <w:rFonts w:ascii="Segoe UI Emoji" w:hAnsi="Segoe UI Emoji" w:cs="Segoe UI Emoji"/>
          <w:lang w:val="en-DE"/>
        </w:rPr>
        <w:t>🎨</w:t>
      </w:r>
    </w:p>
    <w:p w14:paraId="51C866D5" w14:textId="77777777" w:rsidR="00512544" w:rsidRDefault="00512544" w:rsidP="00512544">
      <w:pPr>
        <w:rPr>
          <w:lang w:val="en-DE"/>
        </w:rPr>
      </w:pPr>
      <w:r w:rsidRPr="00512544">
        <w:rPr>
          <w:vanish/>
          <w:lang w:val="en-DE"/>
        </w:rPr>
        <w:t>Top of Form</w:t>
      </w:r>
    </w:p>
    <w:p w14:paraId="36AA4967" w14:textId="77777777" w:rsidR="00512544" w:rsidRDefault="00512544" w:rsidP="00512544">
      <w:pPr>
        <w:rPr>
          <w:lang w:val="en-DE"/>
        </w:rPr>
      </w:pPr>
    </w:p>
    <w:p w14:paraId="41333281" w14:textId="77777777" w:rsidR="00512544" w:rsidRDefault="00512544" w:rsidP="00512544">
      <w:pPr>
        <w:rPr>
          <w:lang w:val="en-DE"/>
        </w:rPr>
      </w:pPr>
    </w:p>
    <w:p w14:paraId="05F43825" w14:textId="77777777" w:rsidR="00512544" w:rsidRDefault="00512544" w:rsidP="00512544">
      <w:pPr>
        <w:rPr>
          <w:lang w:val="en-DE"/>
        </w:rPr>
      </w:pPr>
    </w:p>
    <w:p w14:paraId="6AF98610" w14:textId="77777777" w:rsidR="00512544" w:rsidRDefault="00512544" w:rsidP="00512544">
      <w:pPr>
        <w:rPr>
          <w:lang w:val="en-DE"/>
        </w:rPr>
      </w:pPr>
    </w:p>
    <w:p w14:paraId="664EA9E5" w14:textId="77777777" w:rsidR="00512544" w:rsidRDefault="00512544" w:rsidP="00512544">
      <w:pPr>
        <w:rPr>
          <w:lang w:val="en-DE"/>
        </w:rPr>
      </w:pPr>
    </w:p>
    <w:p w14:paraId="7A64F12B" w14:textId="77777777" w:rsidR="00512544" w:rsidRDefault="00512544" w:rsidP="00512544">
      <w:pPr>
        <w:rPr>
          <w:lang w:val="en-DE"/>
        </w:rPr>
      </w:pPr>
    </w:p>
    <w:p w14:paraId="3EE95C2A" w14:textId="77777777" w:rsidR="00512544" w:rsidRDefault="00512544" w:rsidP="00512544">
      <w:pPr>
        <w:rPr>
          <w:lang w:val="en-DE"/>
        </w:rPr>
      </w:pPr>
    </w:p>
    <w:p w14:paraId="17FEFC68" w14:textId="77777777" w:rsidR="00512544" w:rsidRDefault="00512544" w:rsidP="00512544">
      <w:pPr>
        <w:rPr>
          <w:lang w:val="en-DE"/>
        </w:rPr>
      </w:pPr>
    </w:p>
    <w:p w14:paraId="45055908" w14:textId="77777777" w:rsidR="00512544" w:rsidRDefault="00512544" w:rsidP="00512544">
      <w:pPr>
        <w:rPr>
          <w:lang w:val="en-DE"/>
        </w:rPr>
      </w:pPr>
    </w:p>
    <w:p w14:paraId="122FB453" w14:textId="77777777" w:rsidR="00512544" w:rsidRDefault="00512544" w:rsidP="00512544">
      <w:pPr>
        <w:rPr>
          <w:lang w:val="en-DE"/>
        </w:rPr>
      </w:pPr>
    </w:p>
    <w:p w14:paraId="7D57948C" w14:textId="77777777" w:rsidR="00512544" w:rsidRDefault="00512544" w:rsidP="00512544">
      <w:pPr>
        <w:rPr>
          <w:lang w:val="en-DE"/>
        </w:rPr>
      </w:pPr>
    </w:p>
    <w:p w14:paraId="012C097E" w14:textId="77777777" w:rsidR="00512544" w:rsidRDefault="00512544" w:rsidP="00512544">
      <w:pPr>
        <w:rPr>
          <w:lang w:val="en-DE"/>
        </w:rPr>
      </w:pPr>
    </w:p>
    <w:p w14:paraId="4AD73B92" w14:textId="77777777" w:rsidR="00512544" w:rsidRDefault="00512544" w:rsidP="00512544">
      <w:pPr>
        <w:rPr>
          <w:lang w:val="en-DE"/>
        </w:rPr>
      </w:pPr>
    </w:p>
    <w:p w14:paraId="4BF329F2" w14:textId="77777777" w:rsidR="00512544" w:rsidRDefault="00512544" w:rsidP="00512544">
      <w:pPr>
        <w:rPr>
          <w:lang w:val="en-DE"/>
        </w:rPr>
      </w:pPr>
    </w:p>
    <w:p w14:paraId="077095E8" w14:textId="77777777" w:rsidR="00512544" w:rsidRDefault="00512544" w:rsidP="00512544">
      <w:pPr>
        <w:rPr>
          <w:lang w:val="en-DE"/>
        </w:rPr>
      </w:pPr>
    </w:p>
    <w:p w14:paraId="2692267F" w14:textId="77777777" w:rsidR="00512544" w:rsidRDefault="00512544" w:rsidP="00512544">
      <w:pPr>
        <w:rPr>
          <w:lang w:val="en-DE"/>
        </w:rPr>
      </w:pPr>
    </w:p>
    <w:p w14:paraId="3793B72B" w14:textId="77777777" w:rsidR="00512544" w:rsidRDefault="00512544" w:rsidP="00512544">
      <w:pPr>
        <w:rPr>
          <w:lang w:val="en-DE"/>
        </w:rPr>
      </w:pPr>
    </w:p>
    <w:p w14:paraId="0835F018" w14:textId="77777777" w:rsidR="00512544" w:rsidRDefault="00512544" w:rsidP="00512544">
      <w:pPr>
        <w:rPr>
          <w:lang w:val="en-DE"/>
        </w:rPr>
      </w:pPr>
    </w:p>
    <w:p w14:paraId="31698979" w14:textId="77777777" w:rsidR="00512544" w:rsidRDefault="00512544" w:rsidP="00512544">
      <w:pPr>
        <w:rPr>
          <w:lang w:val="en-DE"/>
        </w:rPr>
      </w:pPr>
    </w:p>
    <w:p w14:paraId="7A29355E" w14:textId="77777777" w:rsidR="00512544" w:rsidRDefault="00512544" w:rsidP="00512544">
      <w:pPr>
        <w:rPr>
          <w:lang w:val="en-DE"/>
        </w:rPr>
      </w:pPr>
    </w:p>
    <w:p w14:paraId="1B72EBF8" w14:textId="77777777" w:rsidR="00512544" w:rsidRDefault="00512544" w:rsidP="00512544">
      <w:pPr>
        <w:rPr>
          <w:lang w:val="en-DE"/>
        </w:rPr>
      </w:pPr>
    </w:p>
    <w:p w14:paraId="6AD4B58E" w14:textId="77777777" w:rsidR="00512544" w:rsidRPr="00512544" w:rsidRDefault="00512544" w:rsidP="00512544">
      <w:pPr>
        <w:rPr>
          <w:b/>
          <w:bCs/>
          <w:lang w:val="en-DE"/>
        </w:rPr>
      </w:pPr>
      <w:r w:rsidRPr="00512544">
        <w:rPr>
          <w:rFonts w:ascii="Segoe UI Emoji" w:hAnsi="Segoe UI Emoji" w:cs="Segoe UI Emoji"/>
          <w:b/>
          <w:bCs/>
          <w:lang w:val="en-DE"/>
        </w:rPr>
        <w:lastRenderedPageBreak/>
        <w:t>📚</w:t>
      </w:r>
      <w:r w:rsidRPr="00512544">
        <w:rPr>
          <w:b/>
          <w:bCs/>
          <w:lang w:val="en-DE"/>
        </w:rPr>
        <w:t xml:space="preserve"> Syntax, Units, Selectors and Specificity</w:t>
      </w:r>
    </w:p>
    <w:p w14:paraId="7D45EE56" w14:textId="77777777" w:rsidR="00512544" w:rsidRPr="00512544" w:rsidRDefault="00512544" w:rsidP="00512544">
      <w:pPr>
        <w:rPr>
          <w:lang w:val="en-DE"/>
        </w:rPr>
      </w:pPr>
      <w:r w:rsidRPr="00512544">
        <w:rPr>
          <w:lang w:val="en-DE"/>
        </w:rPr>
        <w:t xml:space="preserve">Lesson Progress </w:t>
      </w:r>
    </w:p>
    <w:p w14:paraId="7ED54CDA" w14:textId="77777777" w:rsidR="00512544" w:rsidRPr="00512544" w:rsidRDefault="00512544" w:rsidP="00512544">
      <w:pPr>
        <w:rPr>
          <w:lang w:val="en-DE"/>
        </w:rPr>
      </w:pPr>
      <w:r w:rsidRPr="00512544">
        <w:rPr>
          <w:lang w:val="en-DE"/>
        </w:rPr>
        <w:t xml:space="preserve">0% Complete </w:t>
      </w:r>
    </w:p>
    <w:p w14:paraId="57F251E3" w14:textId="77777777" w:rsidR="00512544" w:rsidRPr="00512544" w:rsidRDefault="00512544" w:rsidP="00512544">
      <w:pPr>
        <w:rPr>
          <w:b/>
          <w:bCs/>
          <w:lang w:val="en-DE"/>
        </w:rPr>
      </w:pPr>
      <w:r w:rsidRPr="00512544">
        <w:rPr>
          <w:b/>
          <w:bCs/>
          <w:lang w:val="en-DE"/>
        </w:rPr>
        <w:t>Syntax</w:t>
      </w:r>
    </w:p>
    <w:p w14:paraId="063C53B3" w14:textId="77777777" w:rsidR="00512544" w:rsidRPr="00512544" w:rsidRDefault="00512544" w:rsidP="00512544">
      <w:pPr>
        <w:rPr>
          <w:lang w:val="en-DE"/>
        </w:rPr>
      </w:pPr>
      <w:r w:rsidRPr="00512544">
        <w:rPr>
          <w:lang w:val="en-DE"/>
        </w:rPr>
        <w:t>CSS (Cascading Style Sheets) is a language used to style and layout web pages. A CSS rule consists of a selector and a declaration block.</w:t>
      </w:r>
    </w:p>
    <w:p w14:paraId="5363B286" w14:textId="77777777" w:rsidR="00512544" w:rsidRPr="00512544" w:rsidRDefault="00512544" w:rsidP="00512544">
      <w:pPr>
        <w:rPr>
          <w:lang w:val="en-DE"/>
        </w:rPr>
      </w:pPr>
      <w:r w:rsidRPr="00512544">
        <w:rPr>
          <w:lang w:val="en-DE"/>
        </w:rPr>
        <w:t>The selector targets the HTML elements you want to style, while the declaration block contains one or more declarations separated by semicolons.</w:t>
      </w:r>
    </w:p>
    <w:p w14:paraId="32C496DF" w14:textId="77777777" w:rsidR="00512544" w:rsidRPr="00512544" w:rsidRDefault="00512544" w:rsidP="00512544">
      <w:pPr>
        <w:rPr>
          <w:lang w:val="en-DE"/>
        </w:rPr>
      </w:pPr>
      <w:r w:rsidRPr="00512544">
        <w:rPr>
          <w:lang w:val="en-DE"/>
        </w:rPr>
        <w:t>Each declaration includes a CSS property name and a value, separated by a colon. Properties are specific aspects of the selected elements you wish to style, such as color, font, width, or margin.</w:t>
      </w:r>
    </w:p>
    <w:p w14:paraId="3ADCBAD6" w14:textId="77777777" w:rsidR="00512544" w:rsidRDefault="00512544" w:rsidP="00512544">
      <w:pPr>
        <w:rPr>
          <w:lang w:val="en-DE"/>
        </w:rPr>
      </w:pPr>
      <w:r w:rsidRPr="00512544">
        <w:rPr>
          <w:lang w:val="en-DE"/>
        </w:rPr>
        <w:t>CSS rules are typically placed in a separate .css file or within a &lt;style&gt; tag in an HTML document. By using CSS, developers can control the appearance of web elements across different pages from a single stylesheet, enhancing consistency and maintainability of web projects.</w:t>
      </w:r>
    </w:p>
    <w:p w14:paraId="649A5680" w14:textId="77777777" w:rsidR="00512544" w:rsidRDefault="00512544" w:rsidP="00512544">
      <w:pPr>
        <w:rPr>
          <w:lang w:val="en-DE"/>
        </w:rPr>
      </w:pPr>
    </w:p>
    <w:p w14:paraId="00EE0BF2" w14:textId="77777777" w:rsidR="00512544" w:rsidRPr="00512544" w:rsidRDefault="00512544" w:rsidP="00512544">
      <w:pPr>
        <w:rPr>
          <w:b/>
          <w:bCs/>
          <w:lang w:val="en-DE"/>
        </w:rPr>
      </w:pPr>
      <w:r w:rsidRPr="00512544">
        <w:rPr>
          <w:b/>
          <w:bCs/>
          <w:i/>
          <w:iCs/>
          <w:lang w:val="en-DE"/>
        </w:rPr>
        <w:t>/* Styles for the body */</w:t>
      </w:r>
    </w:p>
    <w:p w14:paraId="474CFC02" w14:textId="77777777" w:rsidR="00512544" w:rsidRPr="00512544" w:rsidRDefault="00512544" w:rsidP="00512544">
      <w:pPr>
        <w:rPr>
          <w:b/>
          <w:bCs/>
          <w:lang w:val="en-DE"/>
        </w:rPr>
      </w:pPr>
      <w:r w:rsidRPr="00512544">
        <w:rPr>
          <w:b/>
          <w:bCs/>
          <w:lang w:val="en-DE"/>
        </w:rPr>
        <w:t>body {</w:t>
      </w:r>
    </w:p>
    <w:p w14:paraId="6F6CC24D" w14:textId="77777777" w:rsidR="00512544" w:rsidRPr="00512544" w:rsidRDefault="00512544" w:rsidP="00512544">
      <w:pPr>
        <w:rPr>
          <w:b/>
          <w:bCs/>
          <w:lang w:val="en-DE"/>
        </w:rPr>
      </w:pPr>
      <w:r w:rsidRPr="00512544">
        <w:rPr>
          <w:b/>
          <w:bCs/>
          <w:lang w:val="en-DE"/>
        </w:rPr>
        <w:t>  font-family: Arial, sans-serif;</w:t>
      </w:r>
    </w:p>
    <w:p w14:paraId="3A66E6A7" w14:textId="77777777" w:rsidR="00512544" w:rsidRPr="00512544" w:rsidRDefault="00512544" w:rsidP="00512544">
      <w:pPr>
        <w:rPr>
          <w:b/>
          <w:bCs/>
          <w:lang w:val="en-DE"/>
        </w:rPr>
      </w:pPr>
      <w:r w:rsidRPr="00512544">
        <w:rPr>
          <w:b/>
          <w:bCs/>
          <w:lang w:val="en-DE"/>
        </w:rPr>
        <w:t>  margin: 20px;</w:t>
      </w:r>
    </w:p>
    <w:p w14:paraId="18AB770D" w14:textId="77777777" w:rsidR="00512544" w:rsidRPr="00512544" w:rsidRDefault="00512544" w:rsidP="00512544">
      <w:pPr>
        <w:rPr>
          <w:b/>
          <w:bCs/>
          <w:lang w:val="en-DE"/>
        </w:rPr>
      </w:pPr>
      <w:r w:rsidRPr="00512544">
        <w:rPr>
          <w:b/>
          <w:bCs/>
          <w:lang w:val="en-DE"/>
        </w:rPr>
        <w:t>  background-color: #f0f0f0;</w:t>
      </w:r>
    </w:p>
    <w:p w14:paraId="0502F429" w14:textId="77777777" w:rsidR="00512544" w:rsidRPr="00512544" w:rsidRDefault="00512544" w:rsidP="00512544">
      <w:pPr>
        <w:rPr>
          <w:b/>
          <w:bCs/>
          <w:lang w:val="en-DE"/>
        </w:rPr>
      </w:pPr>
      <w:r w:rsidRPr="00512544">
        <w:rPr>
          <w:b/>
          <w:bCs/>
          <w:lang w:val="en-DE"/>
        </w:rPr>
        <w:t>}</w:t>
      </w:r>
    </w:p>
    <w:p w14:paraId="5D5D727A" w14:textId="77777777" w:rsidR="00512544" w:rsidRPr="00512544" w:rsidRDefault="00512544" w:rsidP="00512544">
      <w:pPr>
        <w:rPr>
          <w:b/>
          <w:bCs/>
          <w:lang w:val="en-DE"/>
        </w:rPr>
      </w:pPr>
    </w:p>
    <w:p w14:paraId="64FDAB41" w14:textId="77777777" w:rsidR="00512544" w:rsidRPr="00512544" w:rsidRDefault="00512544" w:rsidP="00512544">
      <w:pPr>
        <w:rPr>
          <w:b/>
          <w:bCs/>
          <w:lang w:val="en-DE"/>
        </w:rPr>
      </w:pPr>
      <w:r w:rsidRPr="00512544">
        <w:rPr>
          <w:b/>
          <w:bCs/>
          <w:i/>
          <w:iCs/>
          <w:lang w:val="en-DE"/>
        </w:rPr>
        <w:t>/* Styles for headings */</w:t>
      </w:r>
    </w:p>
    <w:p w14:paraId="729FBCE5" w14:textId="77777777" w:rsidR="00512544" w:rsidRPr="00512544" w:rsidRDefault="00512544" w:rsidP="00512544">
      <w:pPr>
        <w:rPr>
          <w:b/>
          <w:bCs/>
          <w:lang w:val="en-DE"/>
        </w:rPr>
      </w:pPr>
      <w:r w:rsidRPr="00512544">
        <w:rPr>
          <w:b/>
          <w:bCs/>
          <w:lang w:val="en-DE"/>
        </w:rPr>
        <w:t>h1 {</w:t>
      </w:r>
    </w:p>
    <w:p w14:paraId="751E86B0" w14:textId="77777777" w:rsidR="00512544" w:rsidRPr="00512544" w:rsidRDefault="00512544" w:rsidP="00512544">
      <w:pPr>
        <w:rPr>
          <w:b/>
          <w:bCs/>
          <w:lang w:val="en-DE"/>
        </w:rPr>
      </w:pPr>
      <w:r w:rsidRPr="00512544">
        <w:rPr>
          <w:b/>
          <w:bCs/>
          <w:lang w:val="en-DE"/>
        </w:rPr>
        <w:t>  color: navy;</w:t>
      </w:r>
    </w:p>
    <w:p w14:paraId="2F22048D" w14:textId="77777777" w:rsidR="00512544" w:rsidRPr="00512544" w:rsidRDefault="00512544" w:rsidP="00512544">
      <w:pPr>
        <w:rPr>
          <w:b/>
          <w:bCs/>
          <w:lang w:val="en-DE"/>
        </w:rPr>
      </w:pPr>
      <w:r w:rsidRPr="00512544">
        <w:rPr>
          <w:b/>
          <w:bCs/>
          <w:lang w:val="en-DE"/>
        </w:rPr>
        <w:t>  margin-bottom: 0.5em;</w:t>
      </w:r>
    </w:p>
    <w:p w14:paraId="47155D61" w14:textId="77777777" w:rsidR="00512544" w:rsidRPr="00512544" w:rsidRDefault="00512544" w:rsidP="00512544">
      <w:pPr>
        <w:rPr>
          <w:b/>
          <w:bCs/>
          <w:lang w:val="en-DE"/>
        </w:rPr>
      </w:pPr>
      <w:r w:rsidRPr="00512544">
        <w:rPr>
          <w:b/>
          <w:bCs/>
          <w:lang w:val="en-DE"/>
        </w:rPr>
        <w:t>}</w:t>
      </w:r>
    </w:p>
    <w:p w14:paraId="19AC2902" w14:textId="77777777" w:rsidR="00512544" w:rsidRPr="00512544" w:rsidRDefault="00512544" w:rsidP="00512544">
      <w:pPr>
        <w:rPr>
          <w:b/>
          <w:bCs/>
          <w:lang w:val="en-DE"/>
        </w:rPr>
      </w:pPr>
    </w:p>
    <w:p w14:paraId="7CADF23D" w14:textId="77777777" w:rsidR="00512544" w:rsidRPr="00512544" w:rsidRDefault="00512544" w:rsidP="00512544">
      <w:pPr>
        <w:rPr>
          <w:b/>
          <w:bCs/>
          <w:lang w:val="en-DE"/>
        </w:rPr>
      </w:pPr>
      <w:r w:rsidRPr="00512544">
        <w:rPr>
          <w:b/>
          <w:bCs/>
          <w:lang w:val="en-DE"/>
        </w:rPr>
        <w:t>h2 {</w:t>
      </w:r>
    </w:p>
    <w:p w14:paraId="3832F710" w14:textId="77777777" w:rsidR="00512544" w:rsidRPr="00512544" w:rsidRDefault="00512544" w:rsidP="00512544">
      <w:pPr>
        <w:rPr>
          <w:b/>
          <w:bCs/>
          <w:lang w:val="en-DE"/>
        </w:rPr>
      </w:pPr>
      <w:r w:rsidRPr="00512544">
        <w:rPr>
          <w:b/>
          <w:bCs/>
          <w:lang w:val="en-DE"/>
        </w:rPr>
        <w:t>  color: darkred;</w:t>
      </w:r>
    </w:p>
    <w:p w14:paraId="163CDFAE" w14:textId="77777777" w:rsidR="00512544" w:rsidRPr="00512544" w:rsidRDefault="00512544" w:rsidP="00512544">
      <w:pPr>
        <w:rPr>
          <w:b/>
          <w:bCs/>
          <w:lang w:val="en-DE"/>
        </w:rPr>
      </w:pPr>
      <w:r w:rsidRPr="00512544">
        <w:rPr>
          <w:b/>
          <w:bCs/>
          <w:lang w:val="en-DE"/>
        </w:rPr>
        <w:t>  margin-bottom: 0.5em;</w:t>
      </w:r>
    </w:p>
    <w:p w14:paraId="385DD8E6" w14:textId="77777777" w:rsidR="00512544" w:rsidRPr="00512544" w:rsidRDefault="00512544" w:rsidP="00512544">
      <w:pPr>
        <w:rPr>
          <w:b/>
          <w:bCs/>
          <w:lang w:val="en-DE"/>
        </w:rPr>
      </w:pPr>
      <w:r w:rsidRPr="00512544">
        <w:rPr>
          <w:b/>
          <w:bCs/>
          <w:lang w:val="en-DE"/>
        </w:rPr>
        <w:t>}</w:t>
      </w:r>
    </w:p>
    <w:p w14:paraId="0356BC5C" w14:textId="77777777" w:rsidR="00512544" w:rsidRPr="00512544" w:rsidRDefault="00512544" w:rsidP="00512544">
      <w:pPr>
        <w:rPr>
          <w:b/>
          <w:bCs/>
          <w:lang w:val="en-DE"/>
        </w:rPr>
      </w:pPr>
    </w:p>
    <w:p w14:paraId="3184CFDE" w14:textId="77777777" w:rsidR="00512544" w:rsidRPr="00512544" w:rsidRDefault="00512544" w:rsidP="00512544">
      <w:pPr>
        <w:rPr>
          <w:b/>
          <w:bCs/>
          <w:lang w:val="en-DE"/>
        </w:rPr>
      </w:pPr>
      <w:r w:rsidRPr="00512544">
        <w:rPr>
          <w:b/>
          <w:bCs/>
          <w:i/>
          <w:iCs/>
          <w:lang w:val="en-DE"/>
        </w:rPr>
        <w:t>/* Styles for paragraphs */</w:t>
      </w:r>
    </w:p>
    <w:p w14:paraId="4F274533" w14:textId="77777777" w:rsidR="00512544" w:rsidRPr="00512544" w:rsidRDefault="00512544" w:rsidP="00512544">
      <w:pPr>
        <w:rPr>
          <w:b/>
          <w:bCs/>
          <w:lang w:val="en-DE"/>
        </w:rPr>
      </w:pPr>
      <w:r w:rsidRPr="00512544">
        <w:rPr>
          <w:b/>
          <w:bCs/>
          <w:lang w:val="en-DE"/>
        </w:rPr>
        <w:t>p {</w:t>
      </w:r>
    </w:p>
    <w:p w14:paraId="30968F4B" w14:textId="77777777" w:rsidR="00512544" w:rsidRPr="00512544" w:rsidRDefault="00512544" w:rsidP="00512544">
      <w:pPr>
        <w:rPr>
          <w:b/>
          <w:bCs/>
          <w:lang w:val="en-DE"/>
        </w:rPr>
      </w:pPr>
      <w:r w:rsidRPr="00512544">
        <w:rPr>
          <w:b/>
          <w:bCs/>
          <w:lang w:val="en-DE"/>
        </w:rPr>
        <w:t>  color: #333333;</w:t>
      </w:r>
    </w:p>
    <w:p w14:paraId="1B03FAF4" w14:textId="77777777" w:rsidR="00512544" w:rsidRPr="00512544" w:rsidRDefault="00512544" w:rsidP="00512544">
      <w:pPr>
        <w:rPr>
          <w:b/>
          <w:bCs/>
          <w:lang w:val="en-DE"/>
        </w:rPr>
      </w:pPr>
      <w:r w:rsidRPr="00512544">
        <w:rPr>
          <w:b/>
          <w:bCs/>
          <w:lang w:val="en-DE"/>
        </w:rPr>
        <w:t>  line-height: 1.5;</w:t>
      </w:r>
    </w:p>
    <w:p w14:paraId="02BF19CB" w14:textId="77777777" w:rsidR="00512544" w:rsidRPr="00512544" w:rsidRDefault="00512544" w:rsidP="00512544">
      <w:pPr>
        <w:rPr>
          <w:b/>
          <w:bCs/>
          <w:lang w:val="en-DE"/>
        </w:rPr>
      </w:pPr>
      <w:r w:rsidRPr="00512544">
        <w:rPr>
          <w:b/>
          <w:bCs/>
          <w:lang w:val="en-DE"/>
        </w:rPr>
        <w:t>  margin-bottom: 1em;</w:t>
      </w:r>
    </w:p>
    <w:p w14:paraId="784D283B" w14:textId="77777777" w:rsidR="00512544" w:rsidRPr="00512544" w:rsidRDefault="00512544" w:rsidP="00512544">
      <w:pPr>
        <w:rPr>
          <w:b/>
          <w:bCs/>
          <w:lang w:val="en-DE"/>
        </w:rPr>
      </w:pPr>
      <w:r w:rsidRPr="00512544">
        <w:rPr>
          <w:b/>
          <w:bCs/>
          <w:lang w:val="en-DE"/>
        </w:rPr>
        <w:t>}</w:t>
      </w:r>
    </w:p>
    <w:p w14:paraId="430D5513" w14:textId="77777777" w:rsidR="00512544" w:rsidRPr="00512544" w:rsidRDefault="00512544" w:rsidP="00512544">
      <w:pPr>
        <w:rPr>
          <w:b/>
          <w:bCs/>
          <w:lang w:val="en-DE"/>
        </w:rPr>
      </w:pPr>
    </w:p>
    <w:p w14:paraId="71858B32" w14:textId="77777777" w:rsidR="00512544" w:rsidRPr="00512544" w:rsidRDefault="00512544" w:rsidP="00512544">
      <w:pPr>
        <w:rPr>
          <w:b/>
          <w:bCs/>
          <w:lang w:val="en-DE"/>
        </w:rPr>
      </w:pPr>
      <w:r w:rsidRPr="00512544">
        <w:rPr>
          <w:b/>
          <w:bCs/>
          <w:i/>
          <w:iCs/>
          <w:lang w:val="en-DE"/>
        </w:rPr>
        <w:t>/* Styles for images */</w:t>
      </w:r>
    </w:p>
    <w:p w14:paraId="2B3A0071" w14:textId="77777777" w:rsidR="00512544" w:rsidRPr="00512544" w:rsidRDefault="00512544" w:rsidP="00512544">
      <w:pPr>
        <w:rPr>
          <w:b/>
          <w:bCs/>
          <w:lang w:val="en-DE"/>
        </w:rPr>
      </w:pPr>
      <w:r w:rsidRPr="00512544">
        <w:rPr>
          <w:b/>
          <w:bCs/>
          <w:lang w:val="en-DE"/>
        </w:rPr>
        <w:t>#sampleImage {</w:t>
      </w:r>
    </w:p>
    <w:p w14:paraId="6B2FAB84" w14:textId="77777777" w:rsidR="00512544" w:rsidRPr="00512544" w:rsidRDefault="00512544" w:rsidP="00512544">
      <w:pPr>
        <w:rPr>
          <w:b/>
          <w:bCs/>
          <w:lang w:val="en-DE"/>
        </w:rPr>
      </w:pPr>
      <w:r w:rsidRPr="00512544">
        <w:rPr>
          <w:b/>
          <w:bCs/>
          <w:lang w:val="en-DE"/>
        </w:rPr>
        <w:t>  width: 100%;</w:t>
      </w:r>
    </w:p>
    <w:p w14:paraId="1ED3D733" w14:textId="77777777" w:rsidR="00512544" w:rsidRPr="00512544" w:rsidRDefault="00512544" w:rsidP="00512544">
      <w:pPr>
        <w:rPr>
          <w:b/>
          <w:bCs/>
          <w:lang w:val="en-DE"/>
        </w:rPr>
      </w:pPr>
      <w:r w:rsidRPr="00512544">
        <w:rPr>
          <w:b/>
          <w:bCs/>
          <w:lang w:val="en-DE"/>
        </w:rPr>
        <w:t>  max-width: 600px;</w:t>
      </w:r>
    </w:p>
    <w:p w14:paraId="3FF376E6" w14:textId="77777777" w:rsidR="00512544" w:rsidRPr="00512544" w:rsidRDefault="00512544" w:rsidP="00512544">
      <w:pPr>
        <w:rPr>
          <w:b/>
          <w:bCs/>
          <w:lang w:val="en-DE"/>
        </w:rPr>
      </w:pPr>
      <w:r w:rsidRPr="00512544">
        <w:rPr>
          <w:b/>
          <w:bCs/>
          <w:lang w:val="en-DE"/>
        </w:rPr>
        <w:t>  display: block;</w:t>
      </w:r>
    </w:p>
    <w:p w14:paraId="7A25384F" w14:textId="77777777" w:rsidR="00512544" w:rsidRPr="00512544" w:rsidRDefault="00512544" w:rsidP="00512544">
      <w:pPr>
        <w:rPr>
          <w:b/>
          <w:bCs/>
          <w:lang w:val="en-DE"/>
        </w:rPr>
      </w:pPr>
      <w:r w:rsidRPr="00512544">
        <w:rPr>
          <w:b/>
          <w:bCs/>
          <w:lang w:val="en-DE"/>
        </w:rPr>
        <w:t>  margin: 0 auto;</w:t>
      </w:r>
    </w:p>
    <w:p w14:paraId="00EE17FA" w14:textId="77777777" w:rsidR="00512544" w:rsidRPr="00512544" w:rsidRDefault="00512544" w:rsidP="00512544">
      <w:pPr>
        <w:rPr>
          <w:b/>
          <w:bCs/>
          <w:lang w:val="en-DE"/>
        </w:rPr>
      </w:pPr>
      <w:r w:rsidRPr="00512544">
        <w:rPr>
          <w:b/>
          <w:bCs/>
          <w:lang w:val="en-DE"/>
        </w:rPr>
        <w:t xml:space="preserve">  </w:t>
      </w:r>
      <w:r w:rsidRPr="00512544">
        <w:rPr>
          <w:b/>
          <w:bCs/>
          <w:i/>
          <w:iCs/>
          <w:lang w:val="en-DE"/>
        </w:rPr>
        <w:t>/* Center the image */</w:t>
      </w:r>
    </w:p>
    <w:p w14:paraId="491A8D3D" w14:textId="77777777" w:rsidR="00512544" w:rsidRPr="00512544" w:rsidRDefault="00512544" w:rsidP="00512544">
      <w:pPr>
        <w:rPr>
          <w:b/>
          <w:bCs/>
          <w:lang w:val="en-DE"/>
        </w:rPr>
      </w:pPr>
      <w:r w:rsidRPr="00512544">
        <w:rPr>
          <w:b/>
          <w:bCs/>
          <w:lang w:val="en-DE"/>
        </w:rPr>
        <w:t>}</w:t>
      </w:r>
    </w:p>
    <w:p w14:paraId="1AA93894" w14:textId="77777777" w:rsidR="00512544" w:rsidRPr="00512544" w:rsidRDefault="00512544" w:rsidP="00512544">
      <w:pPr>
        <w:rPr>
          <w:b/>
          <w:bCs/>
          <w:lang w:val="en-DE"/>
        </w:rPr>
      </w:pPr>
    </w:p>
    <w:p w14:paraId="53471EDC" w14:textId="77777777" w:rsidR="00512544" w:rsidRDefault="00512544" w:rsidP="00512544">
      <w:pPr>
        <w:rPr>
          <w:lang w:val="en-DE"/>
        </w:rPr>
      </w:pPr>
    </w:p>
    <w:p w14:paraId="58E412BA" w14:textId="77777777" w:rsidR="00512544" w:rsidRDefault="00512544" w:rsidP="00512544">
      <w:pPr>
        <w:rPr>
          <w:lang w:val="en-DE"/>
        </w:rPr>
      </w:pPr>
    </w:p>
    <w:p w14:paraId="21774543" w14:textId="77777777" w:rsidR="00512544" w:rsidRPr="00512544" w:rsidRDefault="00512544" w:rsidP="00512544">
      <w:pPr>
        <w:rPr>
          <w:lang w:val="en-DE"/>
        </w:rPr>
      </w:pPr>
    </w:p>
    <w:p w14:paraId="40F864B5" w14:textId="77777777" w:rsidR="00512544" w:rsidRPr="00512544" w:rsidRDefault="00512544" w:rsidP="00512544">
      <w:pPr>
        <w:rPr>
          <w:b/>
          <w:bCs/>
          <w:lang w:val="en-DE"/>
        </w:rPr>
      </w:pPr>
      <w:r w:rsidRPr="00512544">
        <w:rPr>
          <w:b/>
          <w:bCs/>
          <w:lang w:val="en-DE"/>
        </w:rPr>
        <w:t>CSS units</w:t>
      </w:r>
    </w:p>
    <w:p w14:paraId="143C39BD" w14:textId="77777777" w:rsidR="00512544" w:rsidRPr="00512544" w:rsidRDefault="00512544" w:rsidP="00512544">
      <w:pPr>
        <w:rPr>
          <w:lang w:val="en-DE"/>
        </w:rPr>
      </w:pPr>
      <w:r w:rsidRPr="00512544">
        <w:rPr>
          <w:lang w:val="en-DE"/>
        </w:rPr>
        <w:t>Many CSS properties, including width, margin, padding, font-size, and others, accept values defined as "lengths."</w:t>
      </w:r>
    </w:p>
    <w:p w14:paraId="657FD429" w14:textId="77777777" w:rsidR="00512544" w:rsidRPr="00512544" w:rsidRDefault="00512544" w:rsidP="00512544">
      <w:pPr>
        <w:rPr>
          <w:lang w:val="en-DE"/>
        </w:rPr>
      </w:pPr>
      <w:r w:rsidRPr="00512544">
        <w:rPr>
          <w:lang w:val="en-DE"/>
        </w:rPr>
        <w:t>These lengths can be specified using a variety of units, such as pixels (px), ems (em), rems (rem), and more.</w:t>
      </w:r>
    </w:p>
    <w:p w14:paraId="73FB1430" w14:textId="77777777" w:rsidR="00512544" w:rsidRPr="00512544" w:rsidRDefault="00512544" w:rsidP="00512544">
      <w:pPr>
        <w:rPr>
          <w:lang w:val="en-DE"/>
        </w:rPr>
      </w:pPr>
      <w:r w:rsidRPr="00512544">
        <w:rPr>
          <w:lang w:val="en-DE"/>
        </w:rPr>
        <w:t>The units em and rem are particularly useful for creating scalable and responsive designs.</w:t>
      </w:r>
    </w:p>
    <w:p w14:paraId="024279D7" w14:textId="77777777" w:rsidR="00512544" w:rsidRPr="00512544" w:rsidRDefault="00512544" w:rsidP="00512544">
      <w:pPr>
        <w:rPr>
          <w:lang w:val="en-DE"/>
        </w:rPr>
      </w:pPr>
      <w:r w:rsidRPr="00512544">
        <w:rPr>
          <w:lang w:val="en-DE"/>
        </w:rPr>
        <w:t>The default size for both em and rem is 16 pixels (16px), assuming the user's browser has not been adjusted from its default setting.</w:t>
      </w:r>
    </w:p>
    <w:p w14:paraId="4B48DF15" w14:textId="77777777" w:rsidR="00512544" w:rsidRPr="00512544" w:rsidRDefault="00512544" w:rsidP="00512544">
      <w:pPr>
        <w:numPr>
          <w:ilvl w:val="0"/>
          <w:numId w:val="7"/>
        </w:numPr>
        <w:rPr>
          <w:lang w:val="en-DE"/>
        </w:rPr>
      </w:pPr>
      <w:r w:rsidRPr="00512544">
        <w:rPr>
          <w:lang w:val="en-DE"/>
        </w:rPr>
        <w:t>The em unit is relative to the font size of its closest parent element, meaning 1em equals the font size of the parent.</w:t>
      </w:r>
    </w:p>
    <w:p w14:paraId="45A30864" w14:textId="77777777" w:rsidR="00512544" w:rsidRPr="00512544" w:rsidRDefault="00512544" w:rsidP="00512544">
      <w:pPr>
        <w:numPr>
          <w:ilvl w:val="0"/>
          <w:numId w:val="7"/>
        </w:numPr>
        <w:rPr>
          <w:lang w:val="en-DE"/>
        </w:rPr>
      </w:pPr>
      <w:r w:rsidRPr="00512544">
        <w:rPr>
          <w:lang w:val="en-DE"/>
        </w:rPr>
        <w:t>The rem unit, on the other hand, is relative to the root element (&lt;html&gt;), making it consistent across the entire document; thus, 1rem is equal to the default font size of the document (usually 16px).</w:t>
      </w:r>
    </w:p>
    <w:p w14:paraId="1A85B40E" w14:textId="77777777" w:rsidR="00512544" w:rsidRPr="00512544" w:rsidRDefault="00512544" w:rsidP="00512544">
      <w:pPr>
        <w:rPr>
          <w:lang w:val="en-DE"/>
        </w:rPr>
      </w:pPr>
      <w:r w:rsidRPr="00512544">
        <w:rPr>
          <w:lang w:val="en-DE"/>
        </w:rPr>
        <w:lastRenderedPageBreak/>
        <w:t>This system allows for flexible and accessible design that can adapt to the user's display and preferences.</w:t>
      </w:r>
    </w:p>
    <w:p w14:paraId="16593AC1" w14:textId="77777777" w:rsidR="00512544" w:rsidRDefault="00512544" w:rsidP="00512544">
      <w:pPr>
        <w:rPr>
          <w:lang w:val="en-DE"/>
        </w:rPr>
      </w:pPr>
      <w:r w:rsidRPr="00512544">
        <w:rPr>
          <w:lang w:val="en-DE"/>
        </w:rPr>
        <w:t>In this example, try changing the font-size on the html element to see what happens!</w:t>
      </w:r>
    </w:p>
    <w:p w14:paraId="27A1E2B9" w14:textId="77777777" w:rsidR="00512544" w:rsidRDefault="00512544" w:rsidP="00512544">
      <w:pPr>
        <w:rPr>
          <w:lang w:val="en-DE"/>
        </w:rPr>
      </w:pPr>
    </w:p>
    <w:p w14:paraId="734BFC43" w14:textId="77777777" w:rsidR="00512544" w:rsidRPr="00512544" w:rsidRDefault="00512544" w:rsidP="00512544">
      <w:pPr>
        <w:rPr>
          <w:b/>
          <w:bCs/>
          <w:lang w:val="en-DE"/>
        </w:rPr>
      </w:pPr>
      <w:r w:rsidRPr="00512544">
        <w:rPr>
          <w:b/>
          <w:bCs/>
          <w:i/>
          <w:iCs/>
          <w:lang w:val="en-DE"/>
        </w:rPr>
        <w:t>/* Set the base font size to 16px */</w:t>
      </w:r>
    </w:p>
    <w:p w14:paraId="4519799F" w14:textId="77777777" w:rsidR="00512544" w:rsidRPr="00512544" w:rsidRDefault="00512544" w:rsidP="00512544">
      <w:pPr>
        <w:rPr>
          <w:b/>
          <w:bCs/>
          <w:lang w:val="en-DE"/>
        </w:rPr>
      </w:pPr>
      <w:r w:rsidRPr="00512544">
        <w:rPr>
          <w:b/>
          <w:bCs/>
          <w:lang w:val="en-DE"/>
        </w:rPr>
        <w:t>html {</w:t>
      </w:r>
    </w:p>
    <w:p w14:paraId="7D5BA1B3" w14:textId="77777777" w:rsidR="00512544" w:rsidRPr="00512544" w:rsidRDefault="00512544" w:rsidP="00512544">
      <w:pPr>
        <w:rPr>
          <w:b/>
          <w:bCs/>
          <w:lang w:val="en-DE"/>
        </w:rPr>
      </w:pPr>
      <w:r w:rsidRPr="00512544">
        <w:rPr>
          <w:b/>
          <w:bCs/>
          <w:lang w:val="en-DE"/>
        </w:rPr>
        <w:t>  font-size: 16px;</w:t>
      </w:r>
    </w:p>
    <w:p w14:paraId="3F57412B" w14:textId="77777777" w:rsidR="00512544" w:rsidRPr="00512544" w:rsidRDefault="00512544" w:rsidP="00512544">
      <w:pPr>
        <w:rPr>
          <w:b/>
          <w:bCs/>
          <w:lang w:val="en-DE"/>
        </w:rPr>
      </w:pPr>
      <w:r w:rsidRPr="00512544">
        <w:rPr>
          <w:b/>
          <w:bCs/>
          <w:lang w:val="en-DE"/>
        </w:rPr>
        <w:t xml:space="preserve">  </w:t>
      </w:r>
      <w:r w:rsidRPr="00512544">
        <w:rPr>
          <w:b/>
          <w:bCs/>
          <w:i/>
          <w:iCs/>
          <w:lang w:val="en-DE"/>
        </w:rPr>
        <w:t>/* Default setting for most browsers */</w:t>
      </w:r>
    </w:p>
    <w:p w14:paraId="116BF341" w14:textId="77777777" w:rsidR="00512544" w:rsidRPr="00512544" w:rsidRDefault="00512544" w:rsidP="00512544">
      <w:pPr>
        <w:rPr>
          <w:b/>
          <w:bCs/>
          <w:lang w:val="en-DE"/>
        </w:rPr>
      </w:pPr>
      <w:r w:rsidRPr="00512544">
        <w:rPr>
          <w:b/>
          <w:bCs/>
          <w:lang w:val="en-DE"/>
        </w:rPr>
        <w:t>}</w:t>
      </w:r>
    </w:p>
    <w:p w14:paraId="755FB5EA" w14:textId="77777777" w:rsidR="00512544" w:rsidRPr="00512544" w:rsidRDefault="00512544" w:rsidP="00512544">
      <w:pPr>
        <w:rPr>
          <w:b/>
          <w:bCs/>
          <w:lang w:val="en-DE"/>
        </w:rPr>
      </w:pPr>
    </w:p>
    <w:p w14:paraId="73D2BFC6" w14:textId="77777777" w:rsidR="00512544" w:rsidRPr="00512544" w:rsidRDefault="00512544" w:rsidP="00512544">
      <w:pPr>
        <w:rPr>
          <w:b/>
          <w:bCs/>
          <w:lang w:val="en-DE"/>
        </w:rPr>
      </w:pPr>
      <w:r w:rsidRPr="00512544">
        <w:rPr>
          <w:b/>
          <w:bCs/>
          <w:i/>
          <w:iCs/>
          <w:lang w:val="en-DE"/>
        </w:rPr>
        <w:t>/* Container for our elements */</w:t>
      </w:r>
    </w:p>
    <w:p w14:paraId="7714132D" w14:textId="77777777" w:rsidR="00512544" w:rsidRPr="00512544" w:rsidRDefault="00512544" w:rsidP="00512544">
      <w:pPr>
        <w:rPr>
          <w:b/>
          <w:bCs/>
          <w:lang w:val="en-DE"/>
        </w:rPr>
      </w:pPr>
      <w:r w:rsidRPr="00512544">
        <w:rPr>
          <w:b/>
          <w:bCs/>
          <w:lang w:val="en-DE"/>
        </w:rPr>
        <w:t>.container {</w:t>
      </w:r>
    </w:p>
    <w:p w14:paraId="5830961D" w14:textId="77777777" w:rsidR="00512544" w:rsidRPr="00512544" w:rsidRDefault="00512544" w:rsidP="00512544">
      <w:pPr>
        <w:rPr>
          <w:b/>
          <w:bCs/>
          <w:lang w:val="en-DE"/>
        </w:rPr>
      </w:pPr>
      <w:r w:rsidRPr="00512544">
        <w:rPr>
          <w:b/>
          <w:bCs/>
          <w:lang w:val="en-DE"/>
        </w:rPr>
        <w:t>  max-width: 600px;</w:t>
      </w:r>
    </w:p>
    <w:p w14:paraId="5AFBBE9C" w14:textId="77777777" w:rsidR="00512544" w:rsidRPr="00512544" w:rsidRDefault="00512544" w:rsidP="00512544">
      <w:pPr>
        <w:rPr>
          <w:b/>
          <w:bCs/>
          <w:lang w:val="en-DE"/>
        </w:rPr>
      </w:pPr>
      <w:r w:rsidRPr="00512544">
        <w:rPr>
          <w:b/>
          <w:bCs/>
          <w:lang w:val="en-DE"/>
        </w:rPr>
        <w:t>  margin: 0 auto;</w:t>
      </w:r>
    </w:p>
    <w:p w14:paraId="06CC4BFB" w14:textId="77777777" w:rsidR="00512544" w:rsidRPr="00512544" w:rsidRDefault="00512544" w:rsidP="00512544">
      <w:pPr>
        <w:rPr>
          <w:b/>
          <w:bCs/>
          <w:lang w:val="en-DE"/>
        </w:rPr>
      </w:pPr>
      <w:r w:rsidRPr="00512544">
        <w:rPr>
          <w:b/>
          <w:bCs/>
          <w:lang w:val="en-DE"/>
        </w:rPr>
        <w:t xml:space="preserve">  </w:t>
      </w:r>
      <w:r w:rsidRPr="00512544">
        <w:rPr>
          <w:b/>
          <w:bCs/>
          <w:i/>
          <w:iCs/>
          <w:lang w:val="en-DE"/>
        </w:rPr>
        <w:t>/* Center the container */</w:t>
      </w:r>
    </w:p>
    <w:p w14:paraId="668B7F79" w14:textId="77777777" w:rsidR="00512544" w:rsidRPr="00512544" w:rsidRDefault="00512544" w:rsidP="00512544">
      <w:pPr>
        <w:rPr>
          <w:b/>
          <w:bCs/>
          <w:lang w:val="en-DE"/>
        </w:rPr>
      </w:pPr>
      <w:r w:rsidRPr="00512544">
        <w:rPr>
          <w:b/>
          <w:bCs/>
          <w:lang w:val="en-DE"/>
        </w:rPr>
        <w:t xml:space="preserve">  </w:t>
      </w:r>
      <w:r w:rsidRPr="00512544">
        <w:rPr>
          <w:b/>
          <w:bCs/>
          <w:i/>
          <w:iCs/>
          <w:lang w:val="en-DE"/>
        </w:rPr>
        <w:t>/* Uncomment the next line to change the size of child elements sized with ems */</w:t>
      </w:r>
    </w:p>
    <w:p w14:paraId="10A63401" w14:textId="77777777" w:rsidR="00512544" w:rsidRPr="00512544" w:rsidRDefault="00512544" w:rsidP="00512544">
      <w:pPr>
        <w:rPr>
          <w:b/>
          <w:bCs/>
          <w:lang w:val="en-DE"/>
        </w:rPr>
      </w:pPr>
      <w:r w:rsidRPr="00512544">
        <w:rPr>
          <w:b/>
          <w:bCs/>
          <w:lang w:val="en-DE"/>
        </w:rPr>
        <w:t xml:space="preserve">  </w:t>
      </w:r>
      <w:r w:rsidRPr="00512544">
        <w:rPr>
          <w:b/>
          <w:bCs/>
          <w:i/>
          <w:iCs/>
          <w:lang w:val="en-DE"/>
        </w:rPr>
        <w:t>/*  font-size: 48px; */</w:t>
      </w:r>
    </w:p>
    <w:p w14:paraId="5325C52E" w14:textId="77777777" w:rsidR="00512544" w:rsidRPr="00512544" w:rsidRDefault="00512544" w:rsidP="00512544">
      <w:pPr>
        <w:rPr>
          <w:b/>
          <w:bCs/>
          <w:lang w:val="en-DE"/>
        </w:rPr>
      </w:pPr>
      <w:r w:rsidRPr="00512544">
        <w:rPr>
          <w:b/>
          <w:bCs/>
          <w:lang w:val="en-DE"/>
        </w:rPr>
        <w:t>}</w:t>
      </w:r>
    </w:p>
    <w:p w14:paraId="6B0A661A" w14:textId="77777777" w:rsidR="00512544" w:rsidRPr="00512544" w:rsidRDefault="00512544" w:rsidP="00512544">
      <w:pPr>
        <w:rPr>
          <w:b/>
          <w:bCs/>
          <w:lang w:val="en-DE"/>
        </w:rPr>
      </w:pPr>
    </w:p>
    <w:p w14:paraId="08FBDEF9" w14:textId="77777777" w:rsidR="00512544" w:rsidRPr="00512544" w:rsidRDefault="00512544" w:rsidP="00512544">
      <w:pPr>
        <w:rPr>
          <w:b/>
          <w:bCs/>
          <w:lang w:val="en-DE"/>
        </w:rPr>
      </w:pPr>
      <w:r w:rsidRPr="00512544">
        <w:rPr>
          <w:b/>
          <w:bCs/>
          <w:i/>
          <w:iCs/>
          <w:lang w:val="en-DE"/>
        </w:rPr>
        <w:t>/* Sizing with pixels */</w:t>
      </w:r>
    </w:p>
    <w:p w14:paraId="41A59CBF" w14:textId="77777777" w:rsidR="00512544" w:rsidRPr="00512544" w:rsidRDefault="00512544" w:rsidP="00512544">
      <w:pPr>
        <w:rPr>
          <w:b/>
          <w:bCs/>
          <w:lang w:val="en-DE"/>
        </w:rPr>
      </w:pPr>
      <w:r w:rsidRPr="00512544">
        <w:rPr>
          <w:b/>
          <w:bCs/>
          <w:lang w:val="en-DE"/>
        </w:rPr>
        <w:t>.pixels {</w:t>
      </w:r>
    </w:p>
    <w:p w14:paraId="097B1E43" w14:textId="77777777" w:rsidR="00512544" w:rsidRPr="00512544" w:rsidRDefault="00512544" w:rsidP="00512544">
      <w:pPr>
        <w:rPr>
          <w:b/>
          <w:bCs/>
          <w:lang w:val="en-DE"/>
        </w:rPr>
      </w:pPr>
      <w:r w:rsidRPr="00512544">
        <w:rPr>
          <w:b/>
          <w:bCs/>
          <w:lang w:val="en-DE"/>
        </w:rPr>
        <w:t>  font-size: 25px;</w:t>
      </w:r>
    </w:p>
    <w:p w14:paraId="53449FC5" w14:textId="77777777" w:rsidR="00512544" w:rsidRPr="00512544" w:rsidRDefault="00512544" w:rsidP="00512544">
      <w:pPr>
        <w:rPr>
          <w:b/>
          <w:bCs/>
          <w:lang w:val="en-DE"/>
        </w:rPr>
      </w:pPr>
      <w:r w:rsidRPr="00512544">
        <w:rPr>
          <w:b/>
          <w:bCs/>
          <w:lang w:val="en-DE"/>
        </w:rPr>
        <w:t xml:space="preserve">  </w:t>
      </w:r>
      <w:r w:rsidRPr="00512544">
        <w:rPr>
          <w:b/>
          <w:bCs/>
          <w:i/>
          <w:iCs/>
          <w:lang w:val="en-DE"/>
        </w:rPr>
        <w:t>/* Absolute size */</w:t>
      </w:r>
    </w:p>
    <w:p w14:paraId="0AB22196" w14:textId="77777777" w:rsidR="00512544" w:rsidRPr="00512544" w:rsidRDefault="00512544" w:rsidP="00512544">
      <w:pPr>
        <w:rPr>
          <w:b/>
          <w:bCs/>
          <w:lang w:val="en-DE"/>
        </w:rPr>
      </w:pPr>
      <w:r w:rsidRPr="00512544">
        <w:rPr>
          <w:b/>
          <w:bCs/>
          <w:lang w:val="en-DE"/>
        </w:rPr>
        <w:t>}</w:t>
      </w:r>
    </w:p>
    <w:p w14:paraId="6EBF22E0" w14:textId="77777777" w:rsidR="00512544" w:rsidRPr="00512544" w:rsidRDefault="00512544" w:rsidP="00512544">
      <w:pPr>
        <w:rPr>
          <w:b/>
          <w:bCs/>
          <w:lang w:val="en-DE"/>
        </w:rPr>
      </w:pPr>
    </w:p>
    <w:p w14:paraId="35A9CBBC" w14:textId="77777777" w:rsidR="00512544" w:rsidRPr="00512544" w:rsidRDefault="00512544" w:rsidP="00512544">
      <w:pPr>
        <w:rPr>
          <w:b/>
          <w:bCs/>
          <w:lang w:val="en-DE"/>
        </w:rPr>
      </w:pPr>
      <w:r w:rsidRPr="00512544">
        <w:rPr>
          <w:b/>
          <w:bCs/>
          <w:i/>
          <w:iCs/>
          <w:lang w:val="en-DE"/>
        </w:rPr>
        <w:t>/* Sizing with ems - relative to parent font size */</w:t>
      </w:r>
    </w:p>
    <w:p w14:paraId="4DF9B58D" w14:textId="77777777" w:rsidR="00512544" w:rsidRPr="00512544" w:rsidRDefault="00512544" w:rsidP="00512544">
      <w:pPr>
        <w:rPr>
          <w:b/>
          <w:bCs/>
          <w:lang w:val="en-DE"/>
        </w:rPr>
      </w:pPr>
      <w:r w:rsidRPr="00512544">
        <w:rPr>
          <w:b/>
          <w:bCs/>
          <w:lang w:val="en-DE"/>
        </w:rPr>
        <w:t>.ems {</w:t>
      </w:r>
    </w:p>
    <w:p w14:paraId="7FB6BC48" w14:textId="77777777" w:rsidR="00512544" w:rsidRPr="00512544" w:rsidRDefault="00512544" w:rsidP="00512544">
      <w:pPr>
        <w:rPr>
          <w:b/>
          <w:bCs/>
          <w:lang w:val="en-DE"/>
        </w:rPr>
      </w:pPr>
      <w:r w:rsidRPr="00512544">
        <w:rPr>
          <w:b/>
          <w:bCs/>
          <w:lang w:val="en-DE"/>
        </w:rPr>
        <w:t>  font-size: 1em;</w:t>
      </w:r>
    </w:p>
    <w:p w14:paraId="20622319" w14:textId="77777777" w:rsidR="00512544" w:rsidRPr="00512544" w:rsidRDefault="00512544" w:rsidP="00512544">
      <w:pPr>
        <w:rPr>
          <w:b/>
          <w:bCs/>
          <w:lang w:val="en-DE"/>
        </w:rPr>
      </w:pPr>
      <w:r w:rsidRPr="00512544">
        <w:rPr>
          <w:b/>
          <w:bCs/>
          <w:lang w:val="en-DE"/>
        </w:rPr>
        <w:t xml:space="preserve">  </w:t>
      </w:r>
      <w:r w:rsidRPr="00512544">
        <w:rPr>
          <w:b/>
          <w:bCs/>
          <w:i/>
          <w:iCs/>
          <w:lang w:val="en-DE"/>
        </w:rPr>
        <w:t>/* Equals parent's font size */</w:t>
      </w:r>
    </w:p>
    <w:p w14:paraId="6FE9432E" w14:textId="77777777" w:rsidR="00512544" w:rsidRPr="00512544" w:rsidRDefault="00512544" w:rsidP="00512544">
      <w:pPr>
        <w:rPr>
          <w:b/>
          <w:bCs/>
          <w:lang w:val="en-DE"/>
        </w:rPr>
      </w:pPr>
      <w:r w:rsidRPr="00512544">
        <w:rPr>
          <w:b/>
          <w:bCs/>
          <w:lang w:val="en-DE"/>
        </w:rPr>
        <w:t>}</w:t>
      </w:r>
    </w:p>
    <w:p w14:paraId="62C33864" w14:textId="77777777" w:rsidR="00512544" w:rsidRPr="00512544" w:rsidRDefault="00512544" w:rsidP="00512544">
      <w:pPr>
        <w:rPr>
          <w:b/>
          <w:bCs/>
          <w:lang w:val="en-DE"/>
        </w:rPr>
      </w:pPr>
    </w:p>
    <w:p w14:paraId="765737C1" w14:textId="77777777" w:rsidR="00512544" w:rsidRPr="00512544" w:rsidRDefault="00512544" w:rsidP="00512544">
      <w:pPr>
        <w:rPr>
          <w:b/>
          <w:bCs/>
          <w:lang w:val="en-DE"/>
        </w:rPr>
      </w:pPr>
      <w:r w:rsidRPr="00512544">
        <w:rPr>
          <w:b/>
          <w:bCs/>
          <w:i/>
          <w:iCs/>
          <w:lang w:val="en-DE"/>
        </w:rPr>
        <w:lastRenderedPageBreak/>
        <w:t>/* Sizing with rems - relative to root font size */</w:t>
      </w:r>
    </w:p>
    <w:p w14:paraId="0B02E8BE" w14:textId="77777777" w:rsidR="00512544" w:rsidRPr="00512544" w:rsidRDefault="00512544" w:rsidP="00512544">
      <w:pPr>
        <w:rPr>
          <w:b/>
          <w:bCs/>
          <w:lang w:val="en-DE"/>
        </w:rPr>
      </w:pPr>
      <w:r w:rsidRPr="00512544">
        <w:rPr>
          <w:b/>
          <w:bCs/>
          <w:lang w:val="en-DE"/>
        </w:rPr>
        <w:t>.rems {</w:t>
      </w:r>
    </w:p>
    <w:p w14:paraId="09A77DCB" w14:textId="77777777" w:rsidR="00512544" w:rsidRPr="00512544" w:rsidRDefault="00512544" w:rsidP="00512544">
      <w:pPr>
        <w:rPr>
          <w:b/>
          <w:bCs/>
          <w:lang w:val="en-DE"/>
        </w:rPr>
      </w:pPr>
      <w:r w:rsidRPr="00512544">
        <w:rPr>
          <w:b/>
          <w:bCs/>
          <w:lang w:val="en-DE"/>
        </w:rPr>
        <w:t>  font-size: 1.25rem;</w:t>
      </w:r>
    </w:p>
    <w:p w14:paraId="79919422" w14:textId="77777777" w:rsidR="00512544" w:rsidRPr="00512544" w:rsidRDefault="00512544" w:rsidP="00512544">
      <w:pPr>
        <w:rPr>
          <w:b/>
          <w:bCs/>
          <w:lang w:val="en-DE"/>
        </w:rPr>
      </w:pPr>
      <w:r w:rsidRPr="00512544">
        <w:rPr>
          <w:b/>
          <w:bCs/>
          <w:lang w:val="en-DE"/>
        </w:rPr>
        <w:t xml:space="preserve">  </w:t>
      </w:r>
      <w:r w:rsidRPr="00512544">
        <w:rPr>
          <w:b/>
          <w:bCs/>
          <w:i/>
          <w:iCs/>
          <w:lang w:val="en-DE"/>
        </w:rPr>
        <w:t>/* 1.25 times the root element's font size */</w:t>
      </w:r>
    </w:p>
    <w:p w14:paraId="60ECCFD0" w14:textId="77777777" w:rsidR="00512544" w:rsidRPr="00512544" w:rsidRDefault="00512544" w:rsidP="00512544">
      <w:pPr>
        <w:rPr>
          <w:b/>
          <w:bCs/>
          <w:lang w:val="en-DE"/>
        </w:rPr>
      </w:pPr>
      <w:r w:rsidRPr="00512544">
        <w:rPr>
          <w:b/>
          <w:bCs/>
          <w:lang w:val="en-DE"/>
        </w:rPr>
        <w:t>}</w:t>
      </w:r>
    </w:p>
    <w:p w14:paraId="77ED5B51" w14:textId="77777777" w:rsidR="00512544" w:rsidRPr="00512544" w:rsidRDefault="00512544" w:rsidP="00512544">
      <w:pPr>
        <w:rPr>
          <w:b/>
          <w:bCs/>
          <w:lang w:val="en-DE"/>
        </w:rPr>
      </w:pPr>
    </w:p>
    <w:p w14:paraId="67D51CD2" w14:textId="77777777" w:rsidR="00512544" w:rsidRPr="00512544" w:rsidRDefault="00512544" w:rsidP="00512544">
      <w:pPr>
        <w:rPr>
          <w:b/>
          <w:bCs/>
          <w:lang w:val="en-DE"/>
        </w:rPr>
      </w:pPr>
      <w:r w:rsidRPr="00512544">
        <w:rPr>
          <w:b/>
          <w:bCs/>
          <w:i/>
          <w:iCs/>
          <w:lang w:val="en-DE"/>
        </w:rPr>
        <w:t>/* Sizing with percentage - relative to parent font size */</w:t>
      </w:r>
    </w:p>
    <w:p w14:paraId="75BFA1CA" w14:textId="77777777" w:rsidR="00512544" w:rsidRPr="00512544" w:rsidRDefault="00512544" w:rsidP="00512544">
      <w:pPr>
        <w:rPr>
          <w:b/>
          <w:bCs/>
          <w:lang w:val="en-DE"/>
        </w:rPr>
      </w:pPr>
      <w:r w:rsidRPr="00512544">
        <w:rPr>
          <w:b/>
          <w:bCs/>
          <w:lang w:val="en-DE"/>
        </w:rPr>
        <w:t>.percentage {</w:t>
      </w:r>
    </w:p>
    <w:p w14:paraId="53AECC1A" w14:textId="77777777" w:rsidR="00512544" w:rsidRPr="00512544" w:rsidRDefault="00512544" w:rsidP="00512544">
      <w:pPr>
        <w:rPr>
          <w:b/>
          <w:bCs/>
          <w:lang w:val="en-DE"/>
        </w:rPr>
      </w:pPr>
      <w:r w:rsidRPr="00512544">
        <w:rPr>
          <w:b/>
          <w:bCs/>
          <w:lang w:val="en-DE"/>
        </w:rPr>
        <w:t>  font-size: 110%;</w:t>
      </w:r>
    </w:p>
    <w:p w14:paraId="73D8D5E3" w14:textId="77777777" w:rsidR="00512544" w:rsidRPr="00512544" w:rsidRDefault="00512544" w:rsidP="00512544">
      <w:pPr>
        <w:rPr>
          <w:b/>
          <w:bCs/>
          <w:lang w:val="en-DE"/>
        </w:rPr>
      </w:pPr>
      <w:r w:rsidRPr="00512544">
        <w:rPr>
          <w:b/>
          <w:bCs/>
          <w:lang w:val="en-DE"/>
        </w:rPr>
        <w:t xml:space="preserve">  </w:t>
      </w:r>
      <w:r w:rsidRPr="00512544">
        <w:rPr>
          <w:b/>
          <w:bCs/>
          <w:i/>
          <w:iCs/>
          <w:lang w:val="en-DE"/>
        </w:rPr>
        <w:t>/* 110% of the parent element's font size */</w:t>
      </w:r>
    </w:p>
    <w:p w14:paraId="60925A80" w14:textId="77777777" w:rsidR="00512544" w:rsidRPr="00512544" w:rsidRDefault="00512544" w:rsidP="00512544">
      <w:pPr>
        <w:rPr>
          <w:b/>
          <w:bCs/>
          <w:lang w:val="en-DE"/>
        </w:rPr>
      </w:pPr>
      <w:r w:rsidRPr="00512544">
        <w:rPr>
          <w:b/>
          <w:bCs/>
          <w:lang w:val="en-DE"/>
        </w:rPr>
        <w:t>}</w:t>
      </w:r>
    </w:p>
    <w:p w14:paraId="69A6D636" w14:textId="77777777" w:rsidR="00512544" w:rsidRPr="00512544" w:rsidRDefault="00512544" w:rsidP="00512544">
      <w:pPr>
        <w:rPr>
          <w:b/>
          <w:bCs/>
          <w:lang w:val="en-DE"/>
        </w:rPr>
      </w:pPr>
    </w:p>
    <w:p w14:paraId="4074BD2B" w14:textId="77777777" w:rsidR="00512544" w:rsidRPr="00512544" w:rsidRDefault="00512544" w:rsidP="00512544">
      <w:pPr>
        <w:rPr>
          <w:b/>
          <w:bCs/>
          <w:lang w:val="en-DE"/>
        </w:rPr>
      </w:pPr>
      <w:r w:rsidRPr="00512544">
        <w:rPr>
          <w:b/>
          <w:bCs/>
          <w:i/>
          <w:iCs/>
          <w:lang w:val="en-DE"/>
        </w:rPr>
        <w:t>/* Sizing with viewport width */</w:t>
      </w:r>
    </w:p>
    <w:p w14:paraId="5989F582" w14:textId="77777777" w:rsidR="00512544" w:rsidRPr="00512544" w:rsidRDefault="00512544" w:rsidP="00512544">
      <w:pPr>
        <w:rPr>
          <w:b/>
          <w:bCs/>
          <w:lang w:val="en-DE"/>
        </w:rPr>
      </w:pPr>
      <w:r w:rsidRPr="00512544">
        <w:rPr>
          <w:b/>
          <w:bCs/>
          <w:lang w:val="en-DE"/>
        </w:rPr>
        <w:t>.viewport {</w:t>
      </w:r>
    </w:p>
    <w:p w14:paraId="1C9C62BB" w14:textId="77777777" w:rsidR="00512544" w:rsidRPr="00512544" w:rsidRDefault="00512544" w:rsidP="00512544">
      <w:pPr>
        <w:rPr>
          <w:b/>
          <w:bCs/>
          <w:lang w:val="en-DE"/>
        </w:rPr>
      </w:pPr>
      <w:r w:rsidRPr="00512544">
        <w:rPr>
          <w:b/>
          <w:bCs/>
          <w:lang w:val="en-DE"/>
        </w:rPr>
        <w:t>  font-size: 2vw;</w:t>
      </w:r>
    </w:p>
    <w:p w14:paraId="368465FE" w14:textId="77777777" w:rsidR="00512544" w:rsidRPr="00512544" w:rsidRDefault="00512544" w:rsidP="00512544">
      <w:pPr>
        <w:rPr>
          <w:b/>
          <w:bCs/>
          <w:lang w:val="en-DE"/>
        </w:rPr>
      </w:pPr>
      <w:r w:rsidRPr="00512544">
        <w:rPr>
          <w:b/>
          <w:bCs/>
          <w:lang w:val="en-DE"/>
        </w:rPr>
        <w:t xml:space="preserve">  </w:t>
      </w:r>
      <w:r w:rsidRPr="00512544">
        <w:rPr>
          <w:b/>
          <w:bCs/>
          <w:i/>
          <w:iCs/>
          <w:lang w:val="en-DE"/>
        </w:rPr>
        <w:t>/* 2% of the viewport's width */</w:t>
      </w:r>
    </w:p>
    <w:p w14:paraId="104994BF" w14:textId="77777777" w:rsidR="00512544" w:rsidRPr="00512544" w:rsidRDefault="00512544" w:rsidP="00512544">
      <w:pPr>
        <w:rPr>
          <w:b/>
          <w:bCs/>
          <w:lang w:val="en-DE"/>
        </w:rPr>
      </w:pPr>
      <w:r w:rsidRPr="00512544">
        <w:rPr>
          <w:b/>
          <w:bCs/>
          <w:lang w:val="en-DE"/>
        </w:rPr>
        <w:t>}</w:t>
      </w:r>
    </w:p>
    <w:p w14:paraId="71DC2432" w14:textId="77777777" w:rsidR="00512544" w:rsidRPr="00512544" w:rsidRDefault="00512544" w:rsidP="00512544">
      <w:pPr>
        <w:rPr>
          <w:b/>
          <w:bCs/>
          <w:lang w:val="en-DE"/>
        </w:rPr>
      </w:pPr>
    </w:p>
    <w:p w14:paraId="256596F0" w14:textId="77777777" w:rsidR="00512544" w:rsidRPr="00512544" w:rsidRDefault="00512544" w:rsidP="00512544">
      <w:pPr>
        <w:rPr>
          <w:b/>
          <w:bCs/>
          <w:lang w:val="en-DE"/>
        </w:rPr>
      </w:pPr>
      <w:r w:rsidRPr="00512544">
        <w:rPr>
          <w:b/>
          <w:bCs/>
          <w:i/>
          <w:iCs/>
          <w:lang w:val="en-DE"/>
        </w:rPr>
        <w:t>/* Styling for the heading */</w:t>
      </w:r>
    </w:p>
    <w:p w14:paraId="455C49EE" w14:textId="77777777" w:rsidR="00512544" w:rsidRPr="00512544" w:rsidRDefault="00512544" w:rsidP="00512544">
      <w:pPr>
        <w:rPr>
          <w:b/>
          <w:bCs/>
          <w:lang w:val="en-DE"/>
        </w:rPr>
      </w:pPr>
      <w:r w:rsidRPr="00512544">
        <w:rPr>
          <w:b/>
          <w:bCs/>
          <w:lang w:val="en-DE"/>
        </w:rPr>
        <w:t>h1 {</w:t>
      </w:r>
    </w:p>
    <w:p w14:paraId="008D1A03" w14:textId="77777777" w:rsidR="00512544" w:rsidRPr="00512544" w:rsidRDefault="00512544" w:rsidP="00512544">
      <w:pPr>
        <w:rPr>
          <w:b/>
          <w:bCs/>
          <w:lang w:val="en-DE"/>
        </w:rPr>
      </w:pPr>
      <w:r w:rsidRPr="00512544">
        <w:rPr>
          <w:b/>
          <w:bCs/>
          <w:lang w:val="en-DE"/>
        </w:rPr>
        <w:t>  font-size: 2rem;</w:t>
      </w:r>
    </w:p>
    <w:p w14:paraId="402BA3CE" w14:textId="77777777" w:rsidR="00512544" w:rsidRPr="00512544" w:rsidRDefault="00512544" w:rsidP="00512544">
      <w:pPr>
        <w:rPr>
          <w:b/>
          <w:bCs/>
          <w:lang w:val="en-DE"/>
        </w:rPr>
      </w:pPr>
      <w:r w:rsidRPr="00512544">
        <w:rPr>
          <w:b/>
          <w:bCs/>
          <w:lang w:val="en-DE"/>
        </w:rPr>
        <w:t xml:space="preserve">  </w:t>
      </w:r>
      <w:r w:rsidRPr="00512544">
        <w:rPr>
          <w:b/>
          <w:bCs/>
          <w:i/>
          <w:iCs/>
          <w:lang w:val="en-DE"/>
        </w:rPr>
        <w:t>/* Responsive font size using rem */</w:t>
      </w:r>
    </w:p>
    <w:p w14:paraId="6537F0F3" w14:textId="77777777" w:rsidR="00512544" w:rsidRPr="00512544" w:rsidRDefault="00512544" w:rsidP="00512544">
      <w:pPr>
        <w:rPr>
          <w:b/>
          <w:bCs/>
          <w:lang w:val="en-DE"/>
        </w:rPr>
      </w:pPr>
      <w:r w:rsidRPr="00512544">
        <w:rPr>
          <w:b/>
          <w:bCs/>
          <w:lang w:val="en-DE"/>
        </w:rPr>
        <w:t>}</w:t>
      </w:r>
    </w:p>
    <w:p w14:paraId="2E237AC9" w14:textId="77777777" w:rsidR="00512544" w:rsidRPr="00512544" w:rsidRDefault="00512544" w:rsidP="00512544">
      <w:pPr>
        <w:rPr>
          <w:b/>
          <w:bCs/>
          <w:lang w:val="en-DE"/>
        </w:rPr>
      </w:pPr>
    </w:p>
    <w:p w14:paraId="3E86F78D" w14:textId="77777777" w:rsidR="00512544" w:rsidRPr="00512544" w:rsidRDefault="00512544" w:rsidP="00512544">
      <w:pPr>
        <w:rPr>
          <w:lang w:val="en-DE"/>
        </w:rPr>
      </w:pPr>
    </w:p>
    <w:p w14:paraId="782FC465" w14:textId="77777777" w:rsidR="00512544" w:rsidRPr="00512544" w:rsidRDefault="00512544" w:rsidP="00512544">
      <w:pPr>
        <w:rPr>
          <w:b/>
          <w:bCs/>
          <w:lang w:val="en-DE"/>
        </w:rPr>
      </w:pPr>
      <w:r w:rsidRPr="00512544">
        <w:rPr>
          <w:b/>
          <w:bCs/>
          <w:lang w:val="en-DE"/>
        </w:rPr>
        <w:t>Selectors</w:t>
      </w:r>
    </w:p>
    <w:p w14:paraId="5B8E3F11" w14:textId="77777777" w:rsidR="00512544" w:rsidRPr="00512544" w:rsidRDefault="00512544" w:rsidP="00512544">
      <w:pPr>
        <w:rPr>
          <w:lang w:val="en-DE"/>
        </w:rPr>
      </w:pPr>
      <w:r w:rsidRPr="00512544">
        <w:rPr>
          <w:lang w:val="en-DE"/>
        </w:rPr>
        <w:t>CSS selectors are patterns used to select the HTML elements you want to style. There are several types of selectors in CSS, offering a wide range of possibilities to precisely target and apply styles to different parts of a webpage.</w:t>
      </w:r>
    </w:p>
    <w:p w14:paraId="7B164A0F" w14:textId="77777777" w:rsidR="00512544" w:rsidRPr="00512544" w:rsidRDefault="00512544" w:rsidP="00512544">
      <w:pPr>
        <w:numPr>
          <w:ilvl w:val="0"/>
          <w:numId w:val="8"/>
        </w:numPr>
        <w:rPr>
          <w:lang w:val="en-DE"/>
        </w:rPr>
      </w:pPr>
      <w:r w:rsidRPr="00512544">
        <w:rPr>
          <w:b/>
          <w:bCs/>
          <w:lang w:val="en-DE"/>
        </w:rPr>
        <w:t>Simple Selectors:</w:t>
      </w:r>
      <w:r w:rsidRPr="00512544">
        <w:rPr>
          <w:lang w:val="en-DE"/>
        </w:rPr>
        <w:t> These target elements based on their name, class, or id. For example, p selects all &lt;p&gt; elements, .classname selects all elements with class="classname", and #idname selects an element with id="idname".</w:t>
      </w:r>
    </w:p>
    <w:p w14:paraId="21242E51" w14:textId="77777777" w:rsidR="00512544" w:rsidRPr="00512544" w:rsidRDefault="00512544" w:rsidP="00512544">
      <w:pPr>
        <w:numPr>
          <w:ilvl w:val="0"/>
          <w:numId w:val="8"/>
        </w:numPr>
        <w:rPr>
          <w:lang w:val="en-DE"/>
        </w:rPr>
      </w:pPr>
      <w:r w:rsidRPr="00512544">
        <w:rPr>
          <w:b/>
          <w:bCs/>
          <w:lang w:val="en-DE"/>
        </w:rPr>
        <w:lastRenderedPageBreak/>
        <w:t>Combinators:</w:t>
      </w:r>
      <w:r w:rsidRPr="00512544">
        <w:rPr>
          <w:lang w:val="en-DE"/>
        </w:rPr>
        <w:t> These are used to define relationships between different elements. For instance, the descendant selector ( ) selects all elements that are descendants of a specified element, while the child selector (&gt;) targets only direct children. Other combinators include the adjacent sibling selector (+) and the general sibling selector (~), targeting siblings in specific ways.</w:t>
      </w:r>
    </w:p>
    <w:p w14:paraId="04119F7D" w14:textId="77777777" w:rsidR="00512544" w:rsidRPr="00512544" w:rsidRDefault="00512544" w:rsidP="00512544">
      <w:pPr>
        <w:numPr>
          <w:ilvl w:val="0"/>
          <w:numId w:val="8"/>
        </w:numPr>
        <w:rPr>
          <w:lang w:val="en-DE"/>
        </w:rPr>
      </w:pPr>
      <w:r w:rsidRPr="00512544">
        <w:rPr>
          <w:b/>
          <w:bCs/>
          <w:lang w:val="en-DE"/>
        </w:rPr>
        <w:t>Pseudo-classes:</w:t>
      </w:r>
      <w:r w:rsidRPr="00512544">
        <w:rPr>
          <w:lang w:val="en-DE"/>
        </w:rPr>
        <w:t> Pseudo-classes allow you to target elements based on their state rather than their name, class, or id. For example, :hover applies a style when the user hovers over an element, :first-child targets the first child of its parent, and :nth-child() can target elements based on their order in a parent.</w:t>
      </w:r>
    </w:p>
    <w:p w14:paraId="33202B85" w14:textId="77777777" w:rsidR="00512544" w:rsidRPr="00512544" w:rsidRDefault="00512544" w:rsidP="00512544">
      <w:pPr>
        <w:numPr>
          <w:ilvl w:val="0"/>
          <w:numId w:val="8"/>
        </w:numPr>
        <w:rPr>
          <w:lang w:val="en-DE"/>
        </w:rPr>
      </w:pPr>
      <w:r w:rsidRPr="00512544">
        <w:rPr>
          <w:b/>
          <w:bCs/>
          <w:lang w:val="en-DE"/>
        </w:rPr>
        <w:t>Pseudo-elements:</w:t>
      </w:r>
      <w:r w:rsidRPr="00512544">
        <w:rPr>
          <w:lang w:val="en-DE"/>
        </w:rPr>
        <w:t> These let you style certain parts of an element. For example, ::before and ::after can be used to insert content before or after an element's content. ::first-line and ::first-letter allow styling the first line or letter of a block of text.</w:t>
      </w:r>
    </w:p>
    <w:p w14:paraId="74324E20" w14:textId="77777777" w:rsidR="00512544" w:rsidRPr="00512544" w:rsidRDefault="00512544" w:rsidP="00512544">
      <w:pPr>
        <w:numPr>
          <w:ilvl w:val="0"/>
          <w:numId w:val="8"/>
        </w:numPr>
        <w:rPr>
          <w:lang w:val="en-DE"/>
        </w:rPr>
      </w:pPr>
      <w:r w:rsidRPr="00512544">
        <w:rPr>
          <w:b/>
          <w:bCs/>
          <w:lang w:val="en-DE"/>
        </w:rPr>
        <w:t>Attribute Selectors:</w:t>
      </w:r>
      <w:r w:rsidRPr="00512544">
        <w:rPr>
          <w:lang w:val="en-DE"/>
        </w:rPr>
        <w:t> These selectors target elements based on the presence or value of attributes. For example, [type="text"] selects all elements with a type attribute value of text, [attribute^="value"] selects elements whose attribute value begins with "value", and [attribute*="value"] targets elements whose attribute value contains "value" anywhere.</w:t>
      </w:r>
    </w:p>
    <w:p w14:paraId="48EC2666" w14:textId="77777777" w:rsidR="00512544" w:rsidRDefault="00512544" w:rsidP="00512544">
      <w:pPr>
        <w:rPr>
          <w:lang w:val="en-DE"/>
        </w:rPr>
      </w:pPr>
      <w:r w:rsidRPr="00512544">
        <w:rPr>
          <w:lang w:val="en-DE"/>
        </w:rPr>
        <w:t>CSS selectors are a powerful tool, enabling developers to apply precise styling to their web pages by combining different types of selectors and their unique capabilities.</w:t>
      </w:r>
    </w:p>
    <w:p w14:paraId="2D59EAD1" w14:textId="77777777" w:rsidR="00512544" w:rsidRDefault="00512544" w:rsidP="00512544">
      <w:pPr>
        <w:rPr>
          <w:lang w:val="en-DE"/>
        </w:rPr>
      </w:pPr>
    </w:p>
    <w:p w14:paraId="1B7CAF2E" w14:textId="77777777" w:rsidR="00512544" w:rsidRDefault="00512544" w:rsidP="00512544">
      <w:pPr>
        <w:rPr>
          <w:lang w:val="en-DE"/>
        </w:rPr>
      </w:pPr>
    </w:p>
    <w:p w14:paraId="6E90191E" w14:textId="77777777" w:rsidR="00512544" w:rsidRPr="00512544" w:rsidRDefault="00512544" w:rsidP="00512544">
      <w:pPr>
        <w:rPr>
          <w:b/>
          <w:bCs/>
          <w:lang w:val="en-DE"/>
        </w:rPr>
      </w:pPr>
      <w:r w:rsidRPr="00512544">
        <w:rPr>
          <w:b/>
          <w:bCs/>
          <w:i/>
          <w:iCs/>
          <w:lang w:val="en-DE"/>
        </w:rPr>
        <w:t>/* Simple selectors */</w:t>
      </w:r>
    </w:p>
    <w:p w14:paraId="2920815F" w14:textId="77777777" w:rsidR="00512544" w:rsidRPr="00512544" w:rsidRDefault="00512544" w:rsidP="00512544">
      <w:pPr>
        <w:rPr>
          <w:b/>
          <w:bCs/>
          <w:lang w:val="en-DE"/>
        </w:rPr>
      </w:pPr>
      <w:r w:rsidRPr="00512544">
        <w:rPr>
          <w:b/>
          <w:bCs/>
          <w:lang w:val="en-DE"/>
        </w:rPr>
        <w:t>#container {</w:t>
      </w:r>
    </w:p>
    <w:p w14:paraId="5F0FDB86" w14:textId="77777777" w:rsidR="00512544" w:rsidRPr="00512544" w:rsidRDefault="00512544" w:rsidP="00512544">
      <w:pPr>
        <w:rPr>
          <w:b/>
          <w:bCs/>
          <w:lang w:val="en-DE"/>
        </w:rPr>
      </w:pPr>
      <w:r w:rsidRPr="00512544">
        <w:rPr>
          <w:b/>
          <w:bCs/>
          <w:lang w:val="en-DE"/>
        </w:rPr>
        <w:t>  margin: 20px;</w:t>
      </w:r>
    </w:p>
    <w:p w14:paraId="7E657E7D" w14:textId="77777777" w:rsidR="00512544" w:rsidRPr="00512544" w:rsidRDefault="00512544" w:rsidP="00512544">
      <w:pPr>
        <w:rPr>
          <w:b/>
          <w:bCs/>
          <w:lang w:val="en-DE"/>
        </w:rPr>
      </w:pPr>
      <w:r w:rsidRPr="00512544">
        <w:rPr>
          <w:b/>
          <w:bCs/>
          <w:lang w:val="en-DE"/>
        </w:rPr>
        <w:t>  font-family: Arial, sans-serif;</w:t>
      </w:r>
    </w:p>
    <w:p w14:paraId="16B2874F" w14:textId="77777777" w:rsidR="00512544" w:rsidRPr="00512544" w:rsidRDefault="00512544" w:rsidP="00512544">
      <w:pPr>
        <w:rPr>
          <w:b/>
          <w:bCs/>
          <w:lang w:val="en-DE"/>
        </w:rPr>
      </w:pPr>
      <w:r w:rsidRPr="00512544">
        <w:rPr>
          <w:b/>
          <w:bCs/>
          <w:lang w:val="en-DE"/>
        </w:rPr>
        <w:t>}</w:t>
      </w:r>
    </w:p>
    <w:p w14:paraId="59FDABF4" w14:textId="77777777" w:rsidR="00512544" w:rsidRPr="00512544" w:rsidRDefault="00512544" w:rsidP="00512544">
      <w:pPr>
        <w:rPr>
          <w:b/>
          <w:bCs/>
          <w:lang w:val="en-DE"/>
        </w:rPr>
      </w:pPr>
    </w:p>
    <w:p w14:paraId="73BA89B4" w14:textId="77777777" w:rsidR="00512544" w:rsidRPr="00512544" w:rsidRDefault="00512544" w:rsidP="00512544">
      <w:pPr>
        <w:rPr>
          <w:b/>
          <w:bCs/>
          <w:lang w:val="en-DE"/>
        </w:rPr>
      </w:pPr>
      <w:r w:rsidRPr="00512544">
        <w:rPr>
          <w:b/>
          <w:bCs/>
          <w:lang w:val="en-DE"/>
        </w:rPr>
        <w:t>.intro {</w:t>
      </w:r>
    </w:p>
    <w:p w14:paraId="5641A4F7" w14:textId="77777777" w:rsidR="00512544" w:rsidRPr="00512544" w:rsidRDefault="00512544" w:rsidP="00512544">
      <w:pPr>
        <w:rPr>
          <w:b/>
          <w:bCs/>
          <w:lang w:val="en-DE"/>
        </w:rPr>
      </w:pPr>
      <w:r w:rsidRPr="00512544">
        <w:rPr>
          <w:b/>
          <w:bCs/>
          <w:lang w:val="en-DE"/>
        </w:rPr>
        <w:t>  color: navy;</w:t>
      </w:r>
    </w:p>
    <w:p w14:paraId="2F628B32" w14:textId="77777777" w:rsidR="00512544" w:rsidRPr="00512544" w:rsidRDefault="00512544" w:rsidP="00512544">
      <w:pPr>
        <w:rPr>
          <w:b/>
          <w:bCs/>
          <w:lang w:val="en-DE"/>
        </w:rPr>
      </w:pPr>
      <w:r w:rsidRPr="00512544">
        <w:rPr>
          <w:b/>
          <w:bCs/>
          <w:lang w:val="en-DE"/>
        </w:rPr>
        <w:t>}</w:t>
      </w:r>
    </w:p>
    <w:p w14:paraId="7282D37B" w14:textId="77777777" w:rsidR="00512544" w:rsidRPr="00512544" w:rsidRDefault="00512544" w:rsidP="00512544">
      <w:pPr>
        <w:rPr>
          <w:b/>
          <w:bCs/>
          <w:lang w:val="en-DE"/>
        </w:rPr>
      </w:pPr>
    </w:p>
    <w:p w14:paraId="1FF7F91E" w14:textId="77777777" w:rsidR="00512544" w:rsidRPr="00512544" w:rsidRDefault="00512544" w:rsidP="00512544">
      <w:pPr>
        <w:rPr>
          <w:b/>
          <w:bCs/>
          <w:lang w:val="en-DE"/>
        </w:rPr>
      </w:pPr>
      <w:r w:rsidRPr="00512544">
        <w:rPr>
          <w:b/>
          <w:bCs/>
          <w:i/>
          <w:iCs/>
          <w:lang w:val="en-DE"/>
        </w:rPr>
        <w:t>/* Combinators */</w:t>
      </w:r>
    </w:p>
    <w:p w14:paraId="071CA8E0" w14:textId="77777777" w:rsidR="00512544" w:rsidRPr="00512544" w:rsidRDefault="00512544" w:rsidP="00512544">
      <w:pPr>
        <w:rPr>
          <w:b/>
          <w:bCs/>
          <w:lang w:val="en-DE"/>
        </w:rPr>
      </w:pPr>
      <w:r w:rsidRPr="00512544">
        <w:rPr>
          <w:b/>
          <w:bCs/>
          <w:lang w:val="en-DE"/>
        </w:rPr>
        <w:t>#container &gt; h1 {</w:t>
      </w:r>
    </w:p>
    <w:p w14:paraId="71875CF5" w14:textId="77777777" w:rsidR="00512544" w:rsidRPr="00512544" w:rsidRDefault="00512544" w:rsidP="00512544">
      <w:pPr>
        <w:rPr>
          <w:b/>
          <w:bCs/>
          <w:lang w:val="en-DE"/>
        </w:rPr>
      </w:pPr>
      <w:r w:rsidRPr="00512544">
        <w:rPr>
          <w:b/>
          <w:bCs/>
          <w:lang w:val="en-DE"/>
        </w:rPr>
        <w:t>  color: darkgreen;</w:t>
      </w:r>
    </w:p>
    <w:p w14:paraId="71061D0F" w14:textId="77777777" w:rsidR="00512544" w:rsidRPr="00512544" w:rsidRDefault="00512544" w:rsidP="00512544">
      <w:pPr>
        <w:rPr>
          <w:b/>
          <w:bCs/>
          <w:lang w:val="en-DE"/>
        </w:rPr>
      </w:pPr>
      <w:r w:rsidRPr="00512544">
        <w:rPr>
          <w:b/>
          <w:bCs/>
          <w:lang w:val="en-DE"/>
        </w:rPr>
        <w:t xml:space="preserve">  </w:t>
      </w:r>
      <w:r w:rsidRPr="00512544">
        <w:rPr>
          <w:b/>
          <w:bCs/>
          <w:i/>
          <w:iCs/>
          <w:lang w:val="en-DE"/>
        </w:rPr>
        <w:t>/* Targets only &lt;h1&gt; elements that are direct children of #container */</w:t>
      </w:r>
    </w:p>
    <w:p w14:paraId="1295C49C" w14:textId="77777777" w:rsidR="00512544" w:rsidRPr="00512544" w:rsidRDefault="00512544" w:rsidP="00512544">
      <w:pPr>
        <w:rPr>
          <w:b/>
          <w:bCs/>
          <w:lang w:val="en-DE"/>
        </w:rPr>
      </w:pPr>
      <w:r w:rsidRPr="00512544">
        <w:rPr>
          <w:b/>
          <w:bCs/>
          <w:lang w:val="en-DE"/>
        </w:rPr>
        <w:t>}</w:t>
      </w:r>
    </w:p>
    <w:p w14:paraId="16A44767" w14:textId="77777777" w:rsidR="00512544" w:rsidRPr="00512544" w:rsidRDefault="00512544" w:rsidP="00512544">
      <w:pPr>
        <w:rPr>
          <w:b/>
          <w:bCs/>
          <w:lang w:val="en-DE"/>
        </w:rPr>
      </w:pPr>
    </w:p>
    <w:p w14:paraId="3753ECC5" w14:textId="77777777" w:rsidR="00512544" w:rsidRPr="00512544" w:rsidRDefault="00512544" w:rsidP="00512544">
      <w:pPr>
        <w:rPr>
          <w:b/>
          <w:bCs/>
          <w:lang w:val="en-DE"/>
        </w:rPr>
      </w:pPr>
      <w:r w:rsidRPr="00512544">
        <w:rPr>
          <w:b/>
          <w:bCs/>
          <w:lang w:val="en-DE"/>
        </w:rPr>
        <w:t>ul li.special {</w:t>
      </w:r>
    </w:p>
    <w:p w14:paraId="29AF1DCE" w14:textId="77777777" w:rsidR="00512544" w:rsidRPr="00512544" w:rsidRDefault="00512544" w:rsidP="00512544">
      <w:pPr>
        <w:rPr>
          <w:b/>
          <w:bCs/>
          <w:lang w:val="en-DE"/>
        </w:rPr>
      </w:pPr>
      <w:r w:rsidRPr="00512544">
        <w:rPr>
          <w:b/>
          <w:bCs/>
          <w:lang w:val="en-DE"/>
        </w:rPr>
        <w:t>  color: red;</w:t>
      </w:r>
    </w:p>
    <w:p w14:paraId="3E173251" w14:textId="77777777" w:rsidR="00512544" w:rsidRPr="00512544" w:rsidRDefault="00512544" w:rsidP="00512544">
      <w:pPr>
        <w:rPr>
          <w:b/>
          <w:bCs/>
          <w:lang w:val="en-DE"/>
        </w:rPr>
      </w:pPr>
      <w:r w:rsidRPr="00512544">
        <w:rPr>
          <w:b/>
          <w:bCs/>
          <w:lang w:val="en-DE"/>
        </w:rPr>
        <w:t xml:space="preserve">  </w:t>
      </w:r>
      <w:r w:rsidRPr="00512544">
        <w:rPr>
          <w:b/>
          <w:bCs/>
          <w:i/>
          <w:iCs/>
          <w:lang w:val="en-DE"/>
        </w:rPr>
        <w:t>/* Descendant combinator along with class selector */</w:t>
      </w:r>
    </w:p>
    <w:p w14:paraId="1AF21609" w14:textId="77777777" w:rsidR="00512544" w:rsidRPr="00512544" w:rsidRDefault="00512544" w:rsidP="00512544">
      <w:pPr>
        <w:rPr>
          <w:b/>
          <w:bCs/>
          <w:lang w:val="en-DE"/>
        </w:rPr>
      </w:pPr>
      <w:r w:rsidRPr="00512544">
        <w:rPr>
          <w:b/>
          <w:bCs/>
          <w:lang w:val="en-DE"/>
        </w:rPr>
        <w:t>}</w:t>
      </w:r>
    </w:p>
    <w:p w14:paraId="54440B1E" w14:textId="77777777" w:rsidR="00512544" w:rsidRPr="00512544" w:rsidRDefault="00512544" w:rsidP="00512544">
      <w:pPr>
        <w:rPr>
          <w:b/>
          <w:bCs/>
          <w:lang w:val="en-DE"/>
        </w:rPr>
      </w:pPr>
    </w:p>
    <w:p w14:paraId="516B7269" w14:textId="77777777" w:rsidR="00512544" w:rsidRPr="00512544" w:rsidRDefault="00512544" w:rsidP="00512544">
      <w:pPr>
        <w:rPr>
          <w:b/>
          <w:bCs/>
          <w:lang w:val="en-DE"/>
        </w:rPr>
      </w:pPr>
      <w:r w:rsidRPr="00512544">
        <w:rPr>
          <w:b/>
          <w:bCs/>
          <w:i/>
          <w:iCs/>
          <w:lang w:val="en-DE"/>
        </w:rPr>
        <w:t>/* Pseudo-classes */</w:t>
      </w:r>
    </w:p>
    <w:p w14:paraId="2211114B" w14:textId="77777777" w:rsidR="00512544" w:rsidRPr="00512544" w:rsidRDefault="00512544" w:rsidP="00512544">
      <w:pPr>
        <w:rPr>
          <w:b/>
          <w:bCs/>
          <w:lang w:val="en-DE"/>
        </w:rPr>
      </w:pPr>
      <w:r w:rsidRPr="00512544">
        <w:rPr>
          <w:b/>
          <w:bCs/>
          <w:lang w:val="en-DE"/>
        </w:rPr>
        <w:t>a.link:hover {</w:t>
      </w:r>
    </w:p>
    <w:p w14:paraId="03D13A59" w14:textId="77777777" w:rsidR="00512544" w:rsidRPr="00512544" w:rsidRDefault="00512544" w:rsidP="00512544">
      <w:pPr>
        <w:rPr>
          <w:b/>
          <w:bCs/>
          <w:lang w:val="en-DE"/>
        </w:rPr>
      </w:pPr>
      <w:r w:rsidRPr="00512544">
        <w:rPr>
          <w:b/>
          <w:bCs/>
          <w:lang w:val="en-DE"/>
        </w:rPr>
        <w:t>  color: green;</w:t>
      </w:r>
    </w:p>
    <w:p w14:paraId="0CB8227B" w14:textId="77777777" w:rsidR="00512544" w:rsidRPr="00512544" w:rsidRDefault="00512544" w:rsidP="00512544">
      <w:pPr>
        <w:rPr>
          <w:b/>
          <w:bCs/>
          <w:lang w:val="en-DE"/>
        </w:rPr>
      </w:pPr>
      <w:r w:rsidRPr="00512544">
        <w:rPr>
          <w:b/>
          <w:bCs/>
          <w:lang w:val="en-DE"/>
        </w:rPr>
        <w:t xml:space="preserve">  </w:t>
      </w:r>
      <w:r w:rsidRPr="00512544">
        <w:rPr>
          <w:b/>
          <w:bCs/>
          <w:i/>
          <w:iCs/>
          <w:lang w:val="en-DE"/>
        </w:rPr>
        <w:t>/* Changes color when the mouse hovers over the link */</w:t>
      </w:r>
    </w:p>
    <w:p w14:paraId="0F0F7A5D" w14:textId="77777777" w:rsidR="00512544" w:rsidRPr="00512544" w:rsidRDefault="00512544" w:rsidP="00512544">
      <w:pPr>
        <w:rPr>
          <w:b/>
          <w:bCs/>
          <w:lang w:val="en-DE"/>
        </w:rPr>
      </w:pPr>
      <w:r w:rsidRPr="00512544">
        <w:rPr>
          <w:b/>
          <w:bCs/>
          <w:lang w:val="en-DE"/>
        </w:rPr>
        <w:t>}</w:t>
      </w:r>
    </w:p>
    <w:p w14:paraId="5FD605AB" w14:textId="77777777" w:rsidR="00512544" w:rsidRPr="00512544" w:rsidRDefault="00512544" w:rsidP="00512544">
      <w:pPr>
        <w:rPr>
          <w:b/>
          <w:bCs/>
          <w:lang w:val="en-DE"/>
        </w:rPr>
      </w:pPr>
    </w:p>
    <w:p w14:paraId="30A460B1" w14:textId="77777777" w:rsidR="00512544" w:rsidRPr="00512544" w:rsidRDefault="00512544" w:rsidP="00512544">
      <w:pPr>
        <w:rPr>
          <w:b/>
          <w:bCs/>
          <w:lang w:val="en-DE"/>
        </w:rPr>
      </w:pPr>
      <w:r w:rsidRPr="00512544">
        <w:rPr>
          <w:b/>
          <w:bCs/>
          <w:lang w:val="en-DE"/>
        </w:rPr>
        <w:t>ul li:first-child {</w:t>
      </w:r>
    </w:p>
    <w:p w14:paraId="2D1E2B89" w14:textId="77777777" w:rsidR="00512544" w:rsidRPr="00512544" w:rsidRDefault="00512544" w:rsidP="00512544">
      <w:pPr>
        <w:rPr>
          <w:b/>
          <w:bCs/>
          <w:lang w:val="en-DE"/>
        </w:rPr>
      </w:pPr>
      <w:r w:rsidRPr="00512544">
        <w:rPr>
          <w:b/>
          <w:bCs/>
          <w:lang w:val="en-DE"/>
        </w:rPr>
        <w:t>  font-weight: bold;</w:t>
      </w:r>
    </w:p>
    <w:p w14:paraId="7978FA50" w14:textId="77777777" w:rsidR="00512544" w:rsidRPr="00512544" w:rsidRDefault="00512544" w:rsidP="00512544">
      <w:pPr>
        <w:rPr>
          <w:b/>
          <w:bCs/>
          <w:lang w:val="en-DE"/>
        </w:rPr>
      </w:pPr>
      <w:r w:rsidRPr="00512544">
        <w:rPr>
          <w:b/>
          <w:bCs/>
          <w:lang w:val="en-DE"/>
        </w:rPr>
        <w:t xml:space="preserve">  </w:t>
      </w:r>
      <w:r w:rsidRPr="00512544">
        <w:rPr>
          <w:b/>
          <w:bCs/>
          <w:i/>
          <w:iCs/>
          <w:lang w:val="en-DE"/>
        </w:rPr>
        <w:t>/* Targets the first &lt;li&gt; child within any &lt;ul&gt; */</w:t>
      </w:r>
    </w:p>
    <w:p w14:paraId="3127BD35" w14:textId="77777777" w:rsidR="00512544" w:rsidRPr="00512544" w:rsidRDefault="00512544" w:rsidP="00512544">
      <w:pPr>
        <w:rPr>
          <w:b/>
          <w:bCs/>
          <w:lang w:val="en-DE"/>
        </w:rPr>
      </w:pPr>
      <w:r w:rsidRPr="00512544">
        <w:rPr>
          <w:b/>
          <w:bCs/>
          <w:lang w:val="en-DE"/>
        </w:rPr>
        <w:t>}</w:t>
      </w:r>
    </w:p>
    <w:p w14:paraId="5C9274B1" w14:textId="77777777" w:rsidR="00512544" w:rsidRPr="00512544" w:rsidRDefault="00512544" w:rsidP="00512544">
      <w:pPr>
        <w:rPr>
          <w:b/>
          <w:bCs/>
          <w:lang w:val="en-DE"/>
        </w:rPr>
      </w:pPr>
    </w:p>
    <w:p w14:paraId="79938D5A" w14:textId="77777777" w:rsidR="00512544" w:rsidRPr="00512544" w:rsidRDefault="00512544" w:rsidP="00512544">
      <w:pPr>
        <w:rPr>
          <w:b/>
          <w:bCs/>
          <w:lang w:val="en-DE"/>
        </w:rPr>
      </w:pPr>
      <w:r w:rsidRPr="00512544">
        <w:rPr>
          <w:b/>
          <w:bCs/>
          <w:i/>
          <w:iCs/>
          <w:lang w:val="en-DE"/>
        </w:rPr>
        <w:t>/* Pseudo-elements */</w:t>
      </w:r>
    </w:p>
    <w:p w14:paraId="2CA2BAD8" w14:textId="77777777" w:rsidR="00512544" w:rsidRPr="00512544" w:rsidRDefault="00512544" w:rsidP="00512544">
      <w:pPr>
        <w:rPr>
          <w:b/>
          <w:bCs/>
          <w:lang w:val="en-DE"/>
        </w:rPr>
      </w:pPr>
      <w:r w:rsidRPr="00512544">
        <w:rPr>
          <w:b/>
          <w:bCs/>
          <w:lang w:val="en-DE"/>
        </w:rPr>
        <w:t>p::first-letter {</w:t>
      </w:r>
    </w:p>
    <w:p w14:paraId="79E6C1C3" w14:textId="77777777" w:rsidR="00512544" w:rsidRPr="00512544" w:rsidRDefault="00512544" w:rsidP="00512544">
      <w:pPr>
        <w:rPr>
          <w:b/>
          <w:bCs/>
          <w:lang w:val="en-DE"/>
        </w:rPr>
      </w:pPr>
      <w:r w:rsidRPr="00512544">
        <w:rPr>
          <w:b/>
          <w:bCs/>
          <w:lang w:val="en-DE"/>
        </w:rPr>
        <w:t>  font-size: 200%;</w:t>
      </w:r>
    </w:p>
    <w:p w14:paraId="24A4591E" w14:textId="77777777" w:rsidR="00512544" w:rsidRPr="00512544" w:rsidRDefault="00512544" w:rsidP="00512544">
      <w:pPr>
        <w:rPr>
          <w:b/>
          <w:bCs/>
          <w:lang w:val="en-DE"/>
        </w:rPr>
      </w:pPr>
      <w:r w:rsidRPr="00512544">
        <w:rPr>
          <w:b/>
          <w:bCs/>
          <w:lang w:val="en-DE"/>
        </w:rPr>
        <w:t>  color: orange;</w:t>
      </w:r>
    </w:p>
    <w:p w14:paraId="4FFB905D" w14:textId="77777777" w:rsidR="00512544" w:rsidRPr="00512544" w:rsidRDefault="00512544" w:rsidP="00512544">
      <w:pPr>
        <w:rPr>
          <w:b/>
          <w:bCs/>
          <w:lang w:val="en-DE"/>
        </w:rPr>
      </w:pPr>
      <w:r w:rsidRPr="00512544">
        <w:rPr>
          <w:b/>
          <w:bCs/>
          <w:lang w:val="en-DE"/>
        </w:rPr>
        <w:t xml:space="preserve">  </w:t>
      </w:r>
      <w:r w:rsidRPr="00512544">
        <w:rPr>
          <w:b/>
          <w:bCs/>
          <w:i/>
          <w:iCs/>
          <w:lang w:val="en-DE"/>
        </w:rPr>
        <w:t>/* Targets the first letter of every &lt;p&gt; */</w:t>
      </w:r>
    </w:p>
    <w:p w14:paraId="00DE3008" w14:textId="77777777" w:rsidR="00512544" w:rsidRPr="00512544" w:rsidRDefault="00512544" w:rsidP="00512544">
      <w:pPr>
        <w:rPr>
          <w:b/>
          <w:bCs/>
          <w:lang w:val="en-DE"/>
        </w:rPr>
      </w:pPr>
      <w:r w:rsidRPr="00512544">
        <w:rPr>
          <w:b/>
          <w:bCs/>
          <w:lang w:val="en-DE"/>
        </w:rPr>
        <w:t>}</w:t>
      </w:r>
    </w:p>
    <w:p w14:paraId="66E55A20" w14:textId="77777777" w:rsidR="00512544" w:rsidRPr="00512544" w:rsidRDefault="00512544" w:rsidP="00512544">
      <w:pPr>
        <w:rPr>
          <w:b/>
          <w:bCs/>
          <w:lang w:val="en-DE"/>
        </w:rPr>
      </w:pPr>
    </w:p>
    <w:p w14:paraId="07BF78D0" w14:textId="77777777" w:rsidR="00512544" w:rsidRPr="00512544" w:rsidRDefault="00512544" w:rsidP="00512544">
      <w:pPr>
        <w:rPr>
          <w:b/>
          <w:bCs/>
          <w:lang w:val="en-DE"/>
        </w:rPr>
      </w:pPr>
      <w:r w:rsidRPr="00512544">
        <w:rPr>
          <w:b/>
          <w:bCs/>
          <w:i/>
          <w:iCs/>
          <w:lang w:val="en-DE"/>
        </w:rPr>
        <w:t>/* Attribute selectors */</w:t>
      </w:r>
    </w:p>
    <w:p w14:paraId="578A73D1" w14:textId="77777777" w:rsidR="00512544" w:rsidRPr="00512544" w:rsidRDefault="00512544" w:rsidP="00512544">
      <w:pPr>
        <w:rPr>
          <w:b/>
          <w:bCs/>
          <w:lang w:val="en-DE"/>
        </w:rPr>
      </w:pPr>
      <w:r w:rsidRPr="00512544">
        <w:rPr>
          <w:b/>
          <w:bCs/>
          <w:lang w:val="en-DE"/>
        </w:rPr>
        <w:t>input[type="text"] {</w:t>
      </w:r>
    </w:p>
    <w:p w14:paraId="7589F1DD" w14:textId="77777777" w:rsidR="00512544" w:rsidRPr="00512544" w:rsidRDefault="00512544" w:rsidP="00512544">
      <w:pPr>
        <w:rPr>
          <w:b/>
          <w:bCs/>
          <w:lang w:val="en-DE"/>
        </w:rPr>
      </w:pPr>
      <w:r w:rsidRPr="00512544">
        <w:rPr>
          <w:b/>
          <w:bCs/>
          <w:lang w:val="en-DE"/>
        </w:rPr>
        <w:t>  border: 2px solid blue;</w:t>
      </w:r>
    </w:p>
    <w:p w14:paraId="48109C6D" w14:textId="77777777" w:rsidR="00512544" w:rsidRPr="00512544" w:rsidRDefault="00512544" w:rsidP="00512544">
      <w:pPr>
        <w:rPr>
          <w:b/>
          <w:bCs/>
          <w:lang w:val="en-DE"/>
        </w:rPr>
      </w:pPr>
      <w:r w:rsidRPr="00512544">
        <w:rPr>
          <w:b/>
          <w:bCs/>
          <w:lang w:val="en-DE"/>
        </w:rPr>
        <w:t xml:space="preserve">  </w:t>
      </w:r>
      <w:r w:rsidRPr="00512544">
        <w:rPr>
          <w:b/>
          <w:bCs/>
          <w:i/>
          <w:iCs/>
          <w:lang w:val="en-DE"/>
        </w:rPr>
        <w:t>/* Targets input elements with a type of "text" */</w:t>
      </w:r>
    </w:p>
    <w:p w14:paraId="404DE63A" w14:textId="77777777" w:rsidR="00512544" w:rsidRPr="00512544" w:rsidRDefault="00512544" w:rsidP="00512544">
      <w:pPr>
        <w:rPr>
          <w:b/>
          <w:bCs/>
          <w:lang w:val="en-DE"/>
        </w:rPr>
      </w:pPr>
      <w:r w:rsidRPr="00512544">
        <w:rPr>
          <w:b/>
          <w:bCs/>
          <w:lang w:val="en-DE"/>
        </w:rPr>
        <w:t>}</w:t>
      </w:r>
    </w:p>
    <w:p w14:paraId="078616BD" w14:textId="77777777" w:rsidR="00512544" w:rsidRPr="00512544" w:rsidRDefault="00512544" w:rsidP="00512544">
      <w:pPr>
        <w:rPr>
          <w:b/>
          <w:bCs/>
          <w:lang w:val="en-DE"/>
        </w:rPr>
      </w:pPr>
    </w:p>
    <w:p w14:paraId="0F1F47FD" w14:textId="77777777" w:rsidR="00512544" w:rsidRDefault="00512544" w:rsidP="00512544">
      <w:pPr>
        <w:rPr>
          <w:lang w:val="en-DE"/>
        </w:rPr>
      </w:pPr>
    </w:p>
    <w:p w14:paraId="42FF5DE1" w14:textId="77777777" w:rsidR="00512544" w:rsidRDefault="00512544" w:rsidP="00512544">
      <w:pPr>
        <w:rPr>
          <w:lang w:val="en-DE"/>
        </w:rPr>
      </w:pPr>
    </w:p>
    <w:p w14:paraId="6A9CE759" w14:textId="77777777" w:rsidR="00512544" w:rsidRDefault="00512544" w:rsidP="00512544">
      <w:pPr>
        <w:rPr>
          <w:lang w:val="en-DE"/>
        </w:rPr>
      </w:pPr>
    </w:p>
    <w:p w14:paraId="3EF4104F" w14:textId="77777777" w:rsidR="00512544" w:rsidRPr="00512544" w:rsidRDefault="00512544" w:rsidP="00512544">
      <w:pPr>
        <w:rPr>
          <w:lang w:val="en-DE"/>
        </w:rPr>
      </w:pPr>
    </w:p>
    <w:p w14:paraId="2689EBCD" w14:textId="77777777" w:rsidR="00512544" w:rsidRPr="00512544" w:rsidRDefault="00512544" w:rsidP="00512544">
      <w:pPr>
        <w:rPr>
          <w:b/>
          <w:bCs/>
          <w:lang w:val="en-DE"/>
        </w:rPr>
      </w:pPr>
      <w:r w:rsidRPr="00512544">
        <w:rPr>
          <w:b/>
          <w:bCs/>
          <w:lang w:val="en-DE"/>
        </w:rPr>
        <w:t>Specificity</w:t>
      </w:r>
    </w:p>
    <w:p w14:paraId="1427DBA9" w14:textId="77777777" w:rsidR="00512544" w:rsidRPr="00512544" w:rsidRDefault="00512544" w:rsidP="00512544">
      <w:pPr>
        <w:rPr>
          <w:lang w:val="en-DE"/>
        </w:rPr>
      </w:pPr>
      <w:r w:rsidRPr="00512544">
        <w:rPr>
          <w:lang w:val="en-DE"/>
        </w:rPr>
        <w:t>CSS specificity is a set of rules used by browsers to determine which style declarations are most relevant to an element and, therefore, will be applied.</w:t>
      </w:r>
    </w:p>
    <w:p w14:paraId="5822A11C" w14:textId="77777777" w:rsidR="00512544" w:rsidRPr="00512544" w:rsidRDefault="00512544" w:rsidP="00512544">
      <w:pPr>
        <w:rPr>
          <w:lang w:val="en-DE"/>
        </w:rPr>
      </w:pPr>
      <w:r w:rsidRPr="00512544">
        <w:rPr>
          <w:lang w:val="en-DE"/>
        </w:rPr>
        <w:t>Specificity is calculated based on the types of selectors used in a CSS declaration, with different types of selectors having different "weights" or values in this calculation. The specificity calculation creates a hierarchy that helps resolve conflicts when multiple CSS rules could apply to the same element.</w:t>
      </w:r>
    </w:p>
    <w:p w14:paraId="438B8A49" w14:textId="77777777" w:rsidR="00512544" w:rsidRPr="00512544" w:rsidRDefault="00512544" w:rsidP="00512544">
      <w:pPr>
        <w:numPr>
          <w:ilvl w:val="0"/>
          <w:numId w:val="9"/>
        </w:numPr>
        <w:rPr>
          <w:lang w:val="en-DE"/>
        </w:rPr>
      </w:pPr>
      <w:r w:rsidRPr="00512544">
        <w:rPr>
          <w:b/>
          <w:bCs/>
          <w:lang w:val="en-DE"/>
        </w:rPr>
        <w:t>Inline styles</w:t>
      </w:r>
      <w:r w:rsidRPr="00512544">
        <w:rPr>
          <w:lang w:val="en-DE"/>
        </w:rPr>
        <w:t>: Added directly to an element's HTML tag (e.g., style="font-weight: bold;") have the highest specificity.</w:t>
      </w:r>
    </w:p>
    <w:p w14:paraId="5B44E790" w14:textId="77777777" w:rsidR="00512544" w:rsidRPr="00512544" w:rsidRDefault="00512544" w:rsidP="00512544">
      <w:pPr>
        <w:numPr>
          <w:ilvl w:val="0"/>
          <w:numId w:val="9"/>
        </w:numPr>
        <w:rPr>
          <w:lang w:val="en-DE"/>
        </w:rPr>
      </w:pPr>
      <w:r w:rsidRPr="00512544">
        <w:rPr>
          <w:b/>
          <w:bCs/>
          <w:lang w:val="en-DE"/>
        </w:rPr>
        <w:t>IDs</w:t>
      </w:r>
      <w:r w:rsidRPr="00512544">
        <w:rPr>
          <w:lang w:val="en-DE"/>
        </w:rPr>
        <w:t>: An ID selector (e.g., #navbar) has a higher specificity than class, attribute, and tag selectors.</w:t>
      </w:r>
    </w:p>
    <w:p w14:paraId="7D745F5E" w14:textId="77777777" w:rsidR="00512544" w:rsidRPr="00512544" w:rsidRDefault="00512544" w:rsidP="00512544">
      <w:pPr>
        <w:numPr>
          <w:ilvl w:val="0"/>
          <w:numId w:val="9"/>
        </w:numPr>
        <w:rPr>
          <w:lang w:val="en-DE"/>
        </w:rPr>
      </w:pPr>
      <w:r w:rsidRPr="00512544">
        <w:rPr>
          <w:b/>
          <w:bCs/>
          <w:lang w:val="en-DE"/>
        </w:rPr>
        <w:t>Classes, attributes, and pseudo-classes</w:t>
      </w:r>
      <w:r w:rsidRPr="00512544">
        <w:rPr>
          <w:lang w:val="en-DE"/>
        </w:rPr>
        <w:t>: These selectors have the same specificity level and are considered next in the hierarchy.</w:t>
      </w:r>
    </w:p>
    <w:p w14:paraId="747B941A" w14:textId="77777777" w:rsidR="00512544" w:rsidRPr="00512544" w:rsidRDefault="00512544" w:rsidP="00512544">
      <w:pPr>
        <w:numPr>
          <w:ilvl w:val="0"/>
          <w:numId w:val="9"/>
        </w:numPr>
        <w:rPr>
          <w:lang w:val="en-DE"/>
        </w:rPr>
      </w:pPr>
      <w:r w:rsidRPr="00512544">
        <w:rPr>
          <w:b/>
          <w:bCs/>
          <w:lang w:val="en-DE"/>
        </w:rPr>
        <w:t>Elements and pseudo-elements</w:t>
      </w:r>
      <w:r w:rsidRPr="00512544">
        <w:rPr>
          <w:lang w:val="en-DE"/>
        </w:rPr>
        <w:t>: These have the lowest specificity.</w:t>
      </w:r>
    </w:p>
    <w:p w14:paraId="43EDAC7F" w14:textId="77777777" w:rsidR="00512544" w:rsidRPr="00512544" w:rsidRDefault="00512544" w:rsidP="00512544">
      <w:pPr>
        <w:rPr>
          <w:lang w:val="en-DE"/>
        </w:rPr>
      </w:pPr>
      <w:r w:rsidRPr="00512544">
        <w:rPr>
          <w:lang w:val="en-DE"/>
        </w:rPr>
        <w:t>Specificity is calculated by counting each type of selector. The count forms a "score" in the order of inline styles, IDs, classes/attributes/pseudo-classes, and elements/pseudo-elements. For example, a score might look like 0,1,0,2, which represents 0 inline styles, 1 ID, 0 classes/attributes/pseudo-classes, and 2 elements/pseudo-elements.</w:t>
      </w:r>
    </w:p>
    <w:p w14:paraId="0FFF5224" w14:textId="77777777" w:rsidR="00512544" w:rsidRPr="00512544" w:rsidRDefault="00512544" w:rsidP="00512544">
      <w:pPr>
        <w:rPr>
          <w:lang w:val="en-DE"/>
        </w:rPr>
      </w:pPr>
      <w:r w:rsidRPr="00512544">
        <w:rPr>
          <w:b/>
          <w:bCs/>
          <w:lang w:val="en-DE"/>
        </w:rPr>
        <w:t>Cascading Nature of CSS</w:t>
      </w:r>
    </w:p>
    <w:p w14:paraId="50FEE5ED" w14:textId="77777777" w:rsidR="00512544" w:rsidRPr="00512544" w:rsidRDefault="00512544" w:rsidP="00512544">
      <w:pPr>
        <w:rPr>
          <w:lang w:val="en-DE"/>
        </w:rPr>
      </w:pPr>
      <w:r w:rsidRPr="00512544">
        <w:rPr>
          <w:lang w:val="en-DE"/>
        </w:rPr>
        <w:t>CSS stands for Cascading Style Sheets, highlighting the cascading nature of styling rules. When multiple rules target the same element, the rule with the highest specificity "wins" and gets applied. If two rules have the same specificity, the latter rule in the code will take precedence.</w:t>
      </w:r>
    </w:p>
    <w:p w14:paraId="5DC78D70" w14:textId="77777777" w:rsidR="00512544" w:rsidRPr="00512544" w:rsidRDefault="00512544" w:rsidP="00512544">
      <w:pPr>
        <w:rPr>
          <w:lang w:val="en-DE"/>
        </w:rPr>
      </w:pPr>
      <w:r w:rsidRPr="00512544">
        <w:rPr>
          <w:b/>
          <w:bCs/>
          <w:lang w:val="en-DE"/>
        </w:rPr>
        <w:t>Universal Selector,</w:t>
      </w:r>
      <w:r w:rsidRPr="00512544">
        <w:rPr>
          <w:lang w:val="en-DE"/>
        </w:rPr>
        <w:t> </w:t>
      </w:r>
      <w:r w:rsidRPr="00512544">
        <w:rPr>
          <w:b/>
          <w:bCs/>
          <w:lang w:val="en-DE"/>
        </w:rPr>
        <w:t>!important</w:t>
      </w:r>
    </w:p>
    <w:p w14:paraId="4B89E172" w14:textId="77777777" w:rsidR="00512544" w:rsidRPr="00512544" w:rsidRDefault="00512544" w:rsidP="00512544">
      <w:pPr>
        <w:numPr>
          <w:ilvl w:val="0"/>
          <w:numId w:val="10"/>
        </w:numPr>
        <w:rPr>
          <w:lang w:val="en-DE"/>
        </w:rPr>
      </w:pPr>
      <w:r w:rsidRPr="00512544">
        <w:rPr>
          <w:lang w:val="en-DE"/>
        </w:rPr>
        <w:t>*</w:t>
      </w:r>
      <w:r w:rsidRPr="00512544">
        <w:rPr>
          <w:i/>
          <w:iCs/>
          <w:lang w:val="en-DE"/>
        </w:rPr>
        <w:t>Universal Selector (</w:t>
      </w:r>
      <w:r w:rsidRPr="00512544">
        <w:rPr>
          <w:lang w:val="en-DE"/>
        </w:rPr>
        <w:t>)**: Has the lowest specificity and can be easily overridden by any other selector.</w:t>
      </w:r>
    </w:p>
    <w:p w14:paraId="039AB181" w14:textId="77777777" w:rsidR="00512544" w:rsidRPr="00512544" w:rsidRDefault="00512544" w:rsidP="00512544">
      <w:pPr>
        <w:numPr>
          <w:ilvl w:val="0"/>
          <w:numId w:val="10"/>
        </w:numPr>
        <w:rPr>
          <w:lang w:val="en-DE"/>
        </w:rPr>
      </w:pPr>
      <w:r w:rsidRPr="00512544">
        <w:rPr>
          <w:b/>
          <w:bCs/>
          <w:lang w:val="en-DE"/>
        </w:rPr>
        <w:t>!important</w:t>
      </w:r>
      <w:r w:rsidRPr="00512544">
        <w:rPr>
          <w:lang w:val="en-DE"/>
        </w:rPr>
        <w:t>: This declaration overrides any other declaration, regardless of specificity, making it the most powerful tool in CSS for styling an element. However, its use is generally discouraged unless absolutely necessary due to its ability to disrupt the natural cascading flow.</w:t>
      </w:r>
    </w:p>
    <w:p w14:paraId="6098423B" w14:textId="77777777" w:rsidR="00512544" w:rsidRPr="00512544" w:rsidRDefault="00512544" w:rsidP="00512544">
      <w:pPr>
        <w:rPr>
          <w:lang w:val="en-DE"/>
        </w:rPr>
      </w:pPr>
      <w:r w:rsidRPr="00512544">
        <w:rPr>
          <w:lang w:val="en-DE"/>
        </w:rPr>
        <w:t>In Visual Studio Code (and also in this editor) you can see the specificity of a selector by hovering over it in your CSS file.</w:t>
      </w:r>
    </w:p>
    <w:p w14:paraId="1B95F3CE" w14:textId="77777777" w:rsidR="00512544" w:rsidRPr="00512544" w:rsidRDefault="00512544" w:rsidP="00512544">
      <w:pPr>
        <w:rPr>
          <w:b/>
          <w:bCs/>
          <w:lang w:val="en-DE"/>
        </w:rPr>
      </w:pPr>
      <w:r w:rsidRPr="00512544">
        <w:rPr>
          <w:b/>
          <w:bCs/>
          <w:i/>
          <w:iCs/>
          <w:lang w:val="en-DE"/>
        </w:rPr>
        <w:t>/* Universal selector - applies to all elements, specificity: 0,0,0,0 */</w:t>
      </w:r>
    </w:p>
    <w:p w14:paraId="62B6E273" w14:textId="77777777" w:rsidR="00512544" w:rsidRPr="00512544" w:rsidRDefault="00512544" w:rsidP="00512544">
      <w:pPr>
        <w:rPr>
          <w:b/>
          <w:bCs/>
          <w:lang w:val="en-DE"/>
        </w:rPr>
      </w:pPr>
      <w:r w:rsidRPr="00512544">
        <w:rPr>
          <w:b/>
          <w:bCs/>
          <w:lang w:val="en-DE"/>
        </w:rPr>
        <w:t>* {</w:t>
      </w:r>
    </w:p>
    <w:p w14:paraId="1D1A53F6" w14:textId="77777777" w:rsidR="00512544" w:rsidRPr="00512544" w:rsidRDefault="00512544" w:rsidP="00512544">
      <w:pPr>
        <w:rPr>
          <w:b/>
          <w:bCs/>
          <w:lang w:val="en-DE"/>
        </w:rPr>
      </w:pPr>
      <w:r w:rsidRPr="00512544">
        <w:rPr>
          <w:b/>
          <w:bCs/>
          <w:lang w:val="en-DE"/>
        </w:rPr>
        <w:t>  font-family: "Arial", sans-serif;</w:t>
      </w:r>
    </w:p>
    <w:p w14:paraId="1613B35A" w14:textId="77777777" w:rsidR="00512544" w:rsidRPr="00512544" w:rsidRDefault="00512544" w:rsidP="00512544">
      <w:pPr>
        <w:rPr>
          <w:b/>
          <w:bCs/>
          <w:lang w:val="en-DE"/>
        </w:rPr>
      </w:pPr>
      <w:r w:rsidRPr="00512544">
        <w:rPr>
          <w:b/>
          <w:bCs/>
          <w:lang w:val="en-DE"/>
        </w:rPr>
        <w:lastRenderedPageBreak/>
        <w:t>}</w:t>
      </w:r>
    </w:p>
    <w:p w14:paraId="0CD432E7" w14:textId="77777777" w:rsidR="00512544" w:rsidRPr="00512544" w:rsidRDefault="00512544" w:rsidP="00512544">
      <w:pPr>
        <w:rPr>
          <w:b/>
          <w:bCs/>
          <w:lang w:val="en-DE"/>
        </w:rPr>
      </w:pPr>
    </w:p>
    <w:p w14:paraId="43B18C07" w14:textId="77777777" w:rsidR="00512544" w:rsidRPr="00512544" w:rsidRDefault="00512544" w:rsidP="00512544">
      <w:pPr>
        <w:rPr>
          <w:b/>
          <w:bCs/>
          <w:lang w:val="en-DE"/>
        </w:rPr>
      </w:pPr>
      <w:r w:rsidRPr="00512544">
        <w:rPr>
          <w:b/>
          <w:bCs/>
          <w:i/>
          <w:iCs/>
          <w:lang w:val="en-DE"/>
        </w:rPr>
        <w:t>/* Type selector - targets all &lt;p&gt; tags, specificity: 0,0,0,1 */</w:t>
      </w:r>
    </w:p>
    <w:p w14:paraId="0D55C6A8" w14:textId="77777777" w:rsidR="00512544" w:rsidRPr="00512544" w:rsidRDefault="00512544" w:rsidP="00512544">
      <w:pPr>
        <w:rPr>
          <w:b/>
          <w:bCs/>
          <w:lang w:val="en-DE"/>
        </w:rPr>
      </w:pPr>
      <w:r w:rsidRPr="00512544">
        <w:rPr>
          <w:b/>
          <w:bCs/>
          <w:lang w:val="en-DE"/>
        </w:rPr>
        <w:t>p {</w:t>
      </w:r>
    </w:p>
    <w:p w14:paraId="2EB2D3E7" w14:textId="77777777" w:rsidR="00512544" w:rsidRPr="00512544" w:rsidRDefault="00512544" w:rsidP="00512544">
      <w:pPr>
        <w:rPr>
          <w:b/>
          <w:bCs/>
          <w:lang w:val="en-DE"/>
        </w:rPr>
      </w:pPr>
      <w:r w:rsidRPr="00512544">
        <w:rPr>
          <w:b/>
          <w:bCs/>
          <w:lang w:val="en-DE"/>
        </w:rPr>
        <w:t>  color: blue;</w:t>
      </w:r>
    </w:p>
    <w:p w14:paraId="1D781997" w14:textId="77777777" w:rsidR="00512544" w:rsidRPr="00512544" w:rsidRDefault="00512544" w:rsidP="00512544">
      <w:pPr>
        <w:rPr>
          <w:b/>
          <w:bCs/>
          <w:lang w:val="en-DE"/>
        </w:rPr>
      </w:pPr>
      <w:r w:rsidRPr="00512544">
        <w:rPr>
          <w:b/>
          <w:bCs/>
          <w:lang w:val="en-DE"/>
        </w:rPr>
        <w:t>}</w:t>
      </w:r>
    </w:p>
    <w:p w14:paraId="237A7313" w14:textId="77777777" w:rsidR="00512544" w:rsidRPr="00512544" w:rsidRDefault="00512544" w:rsidP="00512544">
      <w:pPr>
        <w:rPr>
          <w:b/>
          <w:bCs/>
          <w:lang w:val="en-DE"/>
        </w:rPr>
      </w:pPr>
    </w:p>
    <w:p w14:paraId="2B9D62BD" w14:textId="77777777" w:rsidR="00512544" w:rsidRPr="00512544" w:rsidRDefault="00512544" w:rsidP="00512544">
      <w:pPr>
        <w:rPr>
          <w:b/>
          <w:bCs/>
          <w:lang w:val="en-DE"/>
        </w:rPr>
      </w:pPr>
      <w:r w:rsidRPr="00512544">
        <w:rPr>
          <w:b/>
          <w:bCs/>
          <w:i/>
          <w:iCs/>
          <w:lang w:val="en-DE"/>
        </w:rPr>
        <w:t>/* Class selector - targets elements with class="text", specificity: 0,0,1,0 */</w:t>
      </w:r>
    </w:p>
    <w:p w14:paraId="4FE1C766" w14:textId="77777777" w:rsidR="00512544" w:rsidRPr="00512544" w:rsidRDefault="00512544" w:rsidP="00512544">
      <w:pPr>
        <w:rPr>
          <w:b/>
          <w:bCs/>
          <w:lang w:val="en-DE"/>
        </w:rPr>
      </w:pPr>
      <w:r w:rsidRPr="00512544">
        <w:rPr>
          <w:b/>
          <w:bCs/>
          <w:lang w:val="en-DE"/>
        </w:rPr>
        <w:t>.text {</w:t>
      </w:r>
    </w:p>
    <w:p w14:paraId="23AB6C9F" w14:textId="77777777" w:rsidR="00512544" w:rsidRPr="00512544" w:rsidRDefault="00512544" w:rsidP="00512544">
      <w:pPr>
        <w:rPr>
          <w:b/>
          <w:bCs/>
          <w:lang w:val="en-DE"/>
        </w:rPr>
      </w:pPr>
      <w:r w:rsidRPr="00512544">
        <w:rPr>
          <w:b/>
          <w:bCs/>
          <w:lang w:val="en-DE"/>
        </w:rPr>
        <w:t>  color: green;</w:t>
      </w:r>
    </w:p>
    <w:p w14:paraId="0272DE11" w14:textId="77777777" w:rsidR="00512544" w:rsidRPr="00512544" w:rsidRDefault="00512544" w:rsidP="00512544">
      <w:pPr>
        <w:rPr>
          <w:b/>
          <w:bCs/>
          <w:lang w:val="en-DE"/>
        </w:rPr>
      </w:pPr>
      <w:r w:rsidRPr="00512544">
        <w:rPr>
          <w:b/>
          <w:bCs/>
          <w:lang w:val="en-DE"/>
        </w:rPr>
        <w:t>  font-weight: normal;</w:t>
      </w:r>
    </w:p>
    <w:p w14:paraId="0BBDDE89" w14:textId="77777777" w:rsidR="00512544" w:rsidRPr="00512544" w:rsidRDefault="00512544" w:rsidP="00512544">
      <w:pPr>
        <w:rPr>
          <w:b/>
          <w:bCs/>
          <w:lang w:val="en-DE"/>
        </w:rPr>
      </w:pPr>
      <w:r w:rsidRPr="00512544">
        <w:rPr>
          <w:b/>
          <w:bCs/>
          <w:lang w:val="en-DE"/>
        </w:rPr>
        <w:t>}</w:t>
      </w:r>
    </w:p>
    <w:p w14:paraId="0E0EF5A2" w14:textId="77777777" w:rsidR="00512544" w:rsidRPr="00512544" w:rsidRDefault="00512544" w:rsidP="00512544">
      <w:pPr>
        <w:rPr>
          <w:b/>
          <w:bCs/>
          <w:lang w:val="en-DE"/>
        </w:rPr>
      </w:pPr>
    </w:p>
    <w:p w14:paraId="6EF1F35F" w14:textId="77777777" w:rsidR="00512544" w:rsidRPr="00512544" w:rsidRDefault="00512544" w:rsidP="00512544">
      <w:pPr>
        <w:rPr>
          <w:b/>
          <w:bCs/>
          <w:lang w:val="en-DE"/>
        </w:rPr>
      </w:pPr>
      <w:r w:rsidRPr="00512544">
        <w:rPr>
          <w:b/>
          <w:bCs/>
          <w:i/>
          <w:iCs/>
          <w:lang w:val="en-DE"/>
        </w:rPr>
        <w:t>/*  The next 2 selectors target the same elements as the last one but with higher specificity */</w:t>
      </w:r>
    </w:p>
    <w:p w14:paraId="531288EC" w14:textId="77777777" w:rsidR="00512544" w:rsidRPr="00512544" w:rsidRDefault="00512544" w:rsidP="00512544">
      <w:pPr>
        <w:rPr>
          <w:b/>
          <w:bCs/>
          <w:lang w:val="en-DE"/>
        </w:rPr>
      </w:pPr>
    </w:p>
    <w:p w14:paraId="091B9C48" w14:textId="77777777" w:rsidR="00512544" w:rsidRPr="00512544" w:rsidRDefault="00512544" w:rsidP="00512544">
      <w:pPr>
        <w:rPr>
          <w:b/>
          <w:bCs/>
          <w:lang w:val="en-DE"/>
        </w:rPr>
      </w:pPr>
      <w:r w:rsidRPr="00512544">
        <w:rPr>
          <w:b/>
          <w:bCs/>
          <w:i/>
          <w:iCs/>
          <w:lang w:val="en-DE"/>
        </w:rPr>
        <w:t>/* Descendant combinator - specificity increases by combining selector. Targets .text within .box, specificity: 0,0,2,0 */</w:t>
      </w:r>
    </w:p>
    <w:p w14:paraId="034721C5" w14:textId="77777777" w:rsidR="00512544" w:rsidRPr="00512544" w:rsidRDefault="00512544" w:rsidP="00512544">
      <w:pPr>
        <w:rPr>
          <w:b/>
          <w:bCs/>
          <w:lang w:val="en-DE"/>
        </w:rPr>
      </w:pPr>
      <w:r w:rsidRPr="00512544">
        <w:rPr>
          <w:b/>
          <w:bCs/>
          <w:lang w:val="en-DE"/>
        </w:rPr>
        <w:t>.box .text {</w:t>
      </w:r>
    </w:p>
    <w:p w14:paraId="5AE72B1A" w14:textId="77777777" w:rsidR="00512544" w:rsidRPr="00512544" w:rsidRDefault="00512544" w:rsidP="00512544">
      <w:pPr>
        <w:rPr>
          <w:b/>
          <w:bCs/>
          <w:lang w:val="en-DE"/>
        </w:rPr>
      </w:pPr>
      <w:r w:rsidRPr="00512544">
        <w:rPr>
          <w:b/>
          <w:bCs/>
          <w:lang w:val="en-DE"/>
        </w:rPr>
        <w:t>  color: orange;</w:t>
      </w:r>
    </w:p>
    <w:p w14:paraId="716D688D" w14:textId="77777777" w:rsidR="00512544" w:rsidRPr="00512544" w:rsidRDefault="00512544" w:rsidP="00512544">
      <w:pPr>
        <w:rPr>
          <w:b/>
          <w:bCs/>
          <w:lang w:val="en-DE"/>
        </w:rPr>
      </w:pPr>
      <w:r w:rsidRPr="00512544">
        <w:rPr>
          <w:b/>
          <w:bCs/>
          <w:lang w:val="en-DE"/>
        </w:rPr>
        <w:t>}</w:t>
      </w:r>
    </w:p>
    <w:p w14:paraId="0D50CD7B" w14:textId="77777777" w:rsidR="00512544" w:rsidRPr="00512544" w:rsidRDefault="00512544" w:rsidP="00512544">
      <w:pPr>
        <w:rPr>
          <w:b/>
          <w:bCs/>
          <w:lang w:val="en-DE"/>
        </w:rPr>
      </w:pPr>
    </w:p>
    <w:p w14:paraId="6FE79CA8" w14:textId="77777777" w:rsidR="00512544" w:rsidRPr="00512544" w:rsidRDefault="00512544" w:rsidP="00512544">
      <w:pPr>
        <w:rPr>
          <w:b/>
          <w:bCs/>
          <w:lang w:val="en-DE"/>
        </w:rPr>
      </w:pPr>
      <w:r w:rsidRPr="00512544">
        <w:rPr>
          <w:b/>
          <w:bCs/>
          <w:i/>
          <w:iCs/>
          <w:lang w:val="en-DE"/>
        </w:rPr>
        <w:t>/* Child combinator - specificity increases with by combining selector, specificity: 0,0,2,0 */</w:t>
      </w:r>
    </w:p>
    <w:p w14:paraId="2371C2FB" w14:textId="77777777" w:rsidR="00512544" w:rsidRPr="00512544" w:rsidRDefault="00512544" w:rsidP="00512544">
      <w:pPr>
        <w:rPr>
          <w:b/>
          <w:bCs/>
          <w:lang w:val="en-DE"/>
        </w:rPr>
      </w:pPr>
      <w:r w:rsidRPr="00512544">
        <w:rPr>
          <w:b/>
          <w:bCs/>
          <w:lang w:val="en-DE"/>
        </w:rPr>
        <w:t>.box &gt; .text {</w:t>
      </w:r>
    </w:p>
    <w:p w14:paraId="5E51EB07" w14:textId="77777777" w:rsidR="00512544" w:rsidRPr="00512544" w:rsidRDefault="00512544" w:rsidP="00512544">
      <w:pPr>
        <w:rPr>
          <w:b/>
          <w:bCs/>
          <w:lang w:val="en-DE"/>
        </w:rPr>
      </w:pPr>
      <w:r w:rsidRPr="00512544">
        <w:rPr>
          <w:b/>
          <w:bCs/>
          <w:lang w:val="en-DE"/>
        </w:rPr>
        <w:t>  font-weight: bold;</w:t>
      </w:r>
    </w:p>
    <w:p w14:paraId="07B24F34" w14:textId="77777777" w:rsidR="00512544" w:rsidRPr="00512544" w:rsidRDefault="00512544" w:rsidP="00512544">
      <w:pPr>
        <w:rPr>
          <w:b/>
          <w:bCs/>
          <w:lang w:val="en-DE"/>
        </w:rPr>
      </w:pPr>
      <w:r w:rsidRPr="00512544">
        <w:rPr>
          <w:b/>
          <w:bCs/>
          <w:lang w:val="en-DE"/>
        </w:rPr>
        <w:t>}</w:t>
      </w:r>
    </w:p>
    <w:p w14:paraId="5E952155" w14:textId="77777777" w:rsidR="00512544" w:rsidRPr="00512544" w:rsidRDefault="00512544" w:rsidP="00512544">
      <w:pPr>
        <w:rPr>
          <w:b/>
          <w:bCs/>
          <w:lang w:val="en-DE"/>
        </w:rPr>
      </w:pPr>
    </w:p>
    <w:p w14:paraId="1A2C9080" w14:textId="77777777" w:rsidR="00512544" w:rsidRPr="00512544" w:rsidRDefault="00512544" w:rsidP="00512544">
      <w:pPr>
        <w:rPr>
          <w:b/>
          <w:bCs/>
          <w:lang w:val="en-DE"/>
        </w:rPr>
      </w:pPr>
      <w:r w:rsidRPr="00512544">
        <w:rPr>
          <w:b/>
          <w:bCs/>
          <w:i/>
          <w:iCs/>
          <w:lang w:val="en-DE"/>
        </w:rPr>
        <w:t>/* Class and pseudo-class - specificity: 0,0,2,0 */</w:t>
      </w:r>
    </w:p>
    <w:p w14:paraId="3AB03114" w14:textId="77777777" w:rsidR="00512544" w:rsidRPr="00512544" w:rsidRDefault="00512544" w:rsidP="00512544">
      <w:pPr>
        <w:rPr>
          <w:b/>
          <w:bCs/>
          <w:lang w:val="en-DE"/>
        </w:rPr>
      </w:pPr>
      <w:r w:rsidRPr="00512544">
        <w:rPr>
          <w:b/>
          <w:bCs/>
          <w:lang w:val="en-DE"/>
        </w:rPr>
        <w:t>.link:hover {</w:t>
      </w:r>
    </w:p>
    <w:p w14:paraId="1457970C" w14:textId="77777777" w:rsidR="00512544" w:rsidRPr="00512544" w:rsidRDefault="00512544" w:rsidP="00512544">
      <w:pPr>
        <w:rPr>
          <w:b/>
          <w:bCs/>
          <w:lang w:val="en-DE"/>
        </w:rPr>
      </w:pPr>
      <w:r w:rsidRPr="00512544">
        <w:rPr>
          <w:b/>
          <w:bCs/>
          <w:lang w:val="en-DE"/>
        </w:rPr>
        <w:t>  color: darkred;</w:t>
      </w:r>
    </w:p>
    <w:p w14:paraId="7F4A6579" w14:textId="77777777" w:rsidR="00512544" w:rsidRPr="00512544" w:rsidRDefault="00512544" w:rsidP="00512544">
      <w:pPr>
        <w:rPr>
          <w:b/>
          <w:bCs/>
          <w:lang w:val="en-DE"/>
        </w:rPr>
      </w:pPr>
      <w:r w:rsidRPr="00512544">
        <w:rPr>
          <w:b/>
          <w:bCs/>
          <w:lang w:val="en-DE"/>
        </w:rPr>
        <w:t xml:space="preserve">  </w:t>
      </w:r>
      <w:r w:rsidRPr="00512544">
        <w:rPr>
          <w:b/>
          <w:bCs/>
          <w:i/>
          <w:iCs/>
          <w:lang w:val="en-DE"/>
        </w:rPr>
        <w:t>/* Changes link color on hover */</w:t>
      </w:r>
    </w:p>
    <w:p w14:paraId="6423C30C" w14:textId="77777777" w:rsidR="00512544" w:rsidRPr="00512544" w:rsidRDefault="00512544" w:rsidP="00512544">
      <w:pPr>
        <w:rPr>
          <w:b/>
          <w:bCs/>
          <w:lang w:val="en-DE"/>
        </w:rPr>
      </w:pPr>
      <w:r w:rsidRPr="00512544">
        <w:rPr>
          <w:b/>
          <w:bCs/>
          <w:lang w:val="en-DE"/>
        </w:rPr>
        <w:lastRenderedPageBreak/>
        <w:t>}</w:t>
      </w:r>
    </w:p>
    <w:p w14:paraId="4AFE995F" w14:textId="77777777" w:rsidR="00512544" w:rsidRPr="00512544" w:rsidRDefault="00512544" w:rsidP="00512544">
      <w:pPr>
        <w:rPr>
          <w:b/>
          <w:bCs/>
          <w:lang w:val="en-DE"/>
        </w:rPr>
      </w:pPr>
    </w:p>
    <w:p w14:paraId="244EAE93" w14:textId="77777777" w:rsidR="00512544" w:rsidRPr="00512544" w:rsidRDefault="00512544" w:rsidP="00512544">
      <w:pPr>
        <w:rPr>
          <w:b/>
          <w:bCs/>
          <w:lang w:val="en-DE"/>
        </w:rPr>
      </w:pPr>
      <w:r w:rsidRPr="00512544">
        <w:rPr>
          <w:b/>
          <w:bCs/>
          <w:i/>
          <w:iCs/>
          <w:lang w:val="en-DE"/>
        </w:rPr>
        <w:t>/* ID selector - targets element with id="specialText", specificity: 0,1,0,0 */</w:t>
      </w:r>
    </w:p>
    <w:p w14:paraId="798C07CE" w14:textId="77777777" w:rsidR="00512544" w:rsidRPr="00512544" w:rsidRDefault="00512544" w:rsidP="00512544">
      <w:pPr>
        <w:rPr>
          <w:b/>
          <w:bCs/>
          <w:lang w:val="en-DE"/>
        </w:rPr>
      </w:pPr>
      <w:r w:rsidRPr="00512544">
        <w:rPr>
          <w:b/>
          <w:bCs/>
          <w:lang w:val="en-DE"/>
        </w:rPr>
        <w:t>#specialText {</w:t>
      </w:r>
    </w:p>
    <w:p w14:paraId="0C1451D7" w14:textId="77777777" w:rsidR="00512544" w:rsidRPr="00512544" w:rsidRDefault="00512544" w:rsidP="00512544">
      <w:pPr>
        <w:rPr>
          <w:b/>
          <w:bCs/>
          <w:lang w:val="en-DE"/>
        </w:rPr>
      </w:pPr>
      <w:r w:rsidRPr="00512544">
        <w:rPr>
          <w:b/>
          <w:bCs/>
          <w:lang w:val="en-DE"/>
        </w:rPr>
        <w:t>  color: red;</w:t>
      </w:r>
    </w:p>
    <w:p w14:paraId="02945D15" w14:textId="77777777" w:rsidR="00512544" w:rsidRPr="00512544" w:rsidRDefault="00512544" w:rsidP="00512544">
      <w:pPr>
        <w:rPr>
          <w:b/>
          <w:bCs/>
          <w:lang w:val="en-DE"/>
        </w:rPr>
      </w:pPr>
      <w:r w:rsidRPr="00512544">
        <w:rPr>
          <w:b/>
          <w:bCs/>
          <w:lang w:val="en-DE"/>
        </w:rPr>
        <w:t>}</w:t>
      </w:r>
    </w:p>
    <w:p w14:paraId="10C3960B" w14:textId="77777777" w:rsidR="00512544" w:rsidRPr="00512544" w:rsidRDefault="00512544" w:rsidP="00512544">
      <w:pPr>
        <w:rPr>
          <w:b/>
          <w:bCs/>
          <w:lang w:val="en-DE"/>
        </w:rPr>
      </w:pPr>
    </w:p>
    <w:p w14:paraId="3A5FEC4E" w14:textId="77777777" w:rsidR="00512544" w:rsidRPr="00512544" w:rsidRDefault="00512544" w:rsidP="00512544">
      <w:pPr>
        <w:rPr>
          <w:b/>
          <w:bCs/>
          <w:lang w:val="en-DE"/>
        </w:rPr>
      </w:pPr>
      <w:r w:rsidRPr="00512544">
        <w:rPr>
          <w:b/>
          <w:bCs/>
          <w:i/>
          <w:iCs/>
          <w:lang w:val="en-DE"/>
        </w:rPr>
        <w:t>/* ID selector with higher specificity due to multiple attributes, specificity: 0,2,1,0 */</w:t>
      </w:r>
    </w:p>
    <w:p w14:paraId="0CF941AF" w14:textId="77777777" w:rsidR="00512544" w:rsidRPr="00512544" w:rsidRDefault="00512544" w:rsidP="00512544">
      <w:pPr>
        <w:rPr>
          <w:b/>
          <w:bCs/>
          <w:lang w:val="en-DE"/>
        </w:rPr>
      </w:pPr>
      <w:r w:rsidRPr="00512544">
        <w:rPr>
          <w:b/>
          <w:bCs/>
          <w:lang w:val="en-DE"/>
        </w:rPr>
        <w:t>#container #verySpecialText.important {</w:t>
      </w:r>
    </w:p>
    <w:p w14:paraId="515985C7" w14:textId="77777777" w:rsidR="00512544" w:rsidRPr="00512544" w:rsidRDefault="00512544" w:rsidP="00512544">
      <w:pPr>
        <w:rPr>
          <w:b/>
          <w:bCs/>
          <w:lang w:val="en-DE"/>
        </w:rPr>
      </w:pPr>
      <w:r w:rsidRPr="00512544">
        <w:rPr>
          <w:b/>
          <w:bCs/>
          <w:lang w:val="en-DE"/>
        </w:rPr>
        <w:t>  color: darkgreen;</w:t>
      </w:r>
    </w:p>
    <w:p w14:paraId="726E0DC3" w14:textId="77777777" w:rsidR="00512544" w:rsidRPr="00512544" w:rsidRDefault="00512544" w:rsidP="00512544">
      <w:pPr>
        <w:rPr>
          <w:b/>
          <w:bCs/>
          <w:lang w:val="en-DE"/>
        </w:rPr>
      </w:pPr>
      <w:r w:rsidRPr="00512544">
        <w:rPr>
          <w:b/>
          <w:bCs/>
          <w:lang w:val="en-DE"/>
        </w:rPr>
        <w:t>}</w:t>
      </w:r>
    </w:p>
    <w:p w14:paraId="0312F651" w14:textId="77777777" w:rsidR="00512544" w:rsidRPr="00512544" w:rsidRDefault="00512544" w:rsidP="00512544">
      <w:pPr>
        <w:rPr>
          <w:b/>
          <w:bCs/>
          <w:lang w:val="en-DE"/>
        </w:rPr>
      </w:pPr>
    </w:p>
    <w:p w14:paraId="09803A4D" w14:textId="77777777" w:rsidR="00512544" w:rsidRPr="00512544" w:rsidRDefault="00512544" w:rsidP="00512544">
      <w:pPr>
        <w:rPr>
          <w:b/>
          <w:bCs/>
          <w:lang w:val="en-DE"/>
        </w:rPr>
      </w:pPr>
      <w:r w:rsidRPr="00512544">
        <w:rPr>
          <w:b/>
          <w:bCs/>
          <w:i/>
          <w:iCs/>
          <w:lang w:val="en-DE"/>
        </w:rPr>
        <w:t>/* Inline style - highest specificity, but not shown in CSS file. Use in HTML as style="color: purple;" */</w:t>
      </w:r>
    </w:p>
    <w:p w14:paraId="17494A49" w14:textId="77777777" w:rsidR="00512544" w:rsidRPr="00512544" w:rsidRDefault="00512544" w:rsidP="00512544">
      <w:pPr>
        <w:rPr>
          <w:b/>
          <w:bCs/>
          <w:lang w:val="en-DE"/>
        </w:rPr>
      </w:pPr>
    </w:p>
    <w:p w14:paraId="71B3805D" w14:textId="77777777" w:rsidR="00512544" w:rsidRPr="00512544" w:rsidRDefault="00512544" w:rsidP="00512544">
      <w:pPr>
        <w:rPr>
          <w:b/>
          <w:bCs/>
          <w:lang w:val="en-DE"/>
        </w:rPr>
      </w:pPr>
      <w:r w:rsidRPr="00512544">
        <w:rPr>
          <w:b/>
          <w:bCs/>
          <w:i/>
          <w:iCs/>
          <w:lang w:val="en-DE"/>
        </w:rPr>
        <w:t>/* !important - overrides other declarations regardless of specificity */</w:t>
      </w:r>
    </w:p>
    <w:p w14:paraId="0E506709" w14:textId="77777777" w:rsidR="00512544" w:rsidRPr="00512544" w:rsidRDefault="00512544" w:rsidP="00512544">
      <w:pPr>
        <w:rPr>
          <w:b/>
          <w:bCs/>
          <w:lang w:val="en-DE"/>
        </w:rPr>
      </w:pPr>
      <w:r w:rsidRPr="00512544">
        <w:rPr>
          <w:b/>
          <w:bCs/>
          <w:i/>
          <w:iCs/>
          <w:lang w:val="en-DE"/>
        </w:rPr>
        <w:t>/* uncomment the next selector to rule them all! */</w:t>
      </w:r>
    </w:p>
    <w:p w14:paraId="3D8D8E13" w14:textId="77777777" w:rsidR="00512544" w:rsidRPr="00512544" w:rsidRDefault="00512544" w:rsidP="00512544">
      <w:pPr>
        <w:rPr>
          <w:b/>
          <w:bCs/>
          <w:lang w:val="en-DE"/>
        </w:rPr>
      </w:pPr>
      <w:r w:rsidRPr="00512544">
        <w:rPr>
          <w:b/>
          <w:bCs/>
          <w:i/>
          <w:iCs/>
          <w:lang w:val="en-DE"/>
        </w:rPr>
        <w:t>/* p {</w:t>
      </w:r>
    </w:p>
    <w:p w14:paraId="7A904584" w14:textId="77777777" w:rsidR="00512544" w:rsidRPr="00512544" w:rsidRDefault="00512544" w:rsidP="00512544">
      <w:pPr>
        <w:rPr>
          <w:b/>
          <w:bCs/>
          <w:lang w:val="en-DE"/>
        </w:rPr>
      </w:pPr>
      <w:r w:rsidRPr="00512544">
        <w:rPr>
          <w:b/>
          <w:bCs/>
          <w:i/>
          <w:iCs/>
          <w:lang w:val="en-DE"/>
        </w:rPr>
        <w:t>  color: purple !important;</w:t>
      </w:r>
    </w:p>
    <w:p w14:paraId="0BC7D843" w14:textId="77777777" w:rsidR="00512544" w:rsidRPr="00512544" w:rsidRDefault="00512544" w:rsidP="00512544">
      <w:pPr>
        <w:rPr>
          <w:b/>
          <w:bCs/>
          <w:lang w:val="en-DE"/>
        </w:rPr>
      </w:pPr>
      <w:r w:rsidRPr="00512544">
        <w:rPr>
          <w:b/>
          <w:bCs/>
          <w:i/>
          <w:iCs/>
          <w:lang w:val="en-DE"/>
        </w:rPr>
        <w:t>}</w:t>
      </w:r>
    </w:p>
    <w:p w14:paraId="0CC026D5" w14:textId="77777777" w:rsidR="00512544" w:rsidRPr="00512544" w:rsidRDefault="00512544" w:rsidP="00512544">
      <w:pPr>
        <w:rPr>
          <w:b/>
          <w:bCs/>
          <w:lang w:val="en-DE"/>
        </w:rPr>
      </w:pPr>
      <w:r w:rsidRPr="00512544">
        <w:rPr>
          <w:b/>
          <w:bCs/>
          <w:i/>
          <w:iCs/>
          <w:lang w:val="en-DE"/>
        </w:rPr>
        <w:t> */</w:t>
      </w:r>
    </w:p>
    <w:p w14:paraId="429E7E77" w14:textId="77777777" w:rsidR="00512544" w:rsidRPr="00512544" w:rsidRDefault="00512544" w:rsidP="00512544">
      <w:pPr>
        <w:rPr>
          <w:b/>
          <w:bCs/>
          <w:lang w:val="en-DE"/>
        </w:rPr>
      </w:pPr>
    </w:p>
    <w:p w14:paraId="4C31BD41" w14:textId="77777777" w:rsidR="00512544" w:rsidRDefault="00512544" w:rsidP="00512544">
      <w:pPr>
        <w:rPr>
          <w:lang w:val="en-DE"/>
        </w:rPr>
      </w:pPr>
      <w:r w:rsidRPr="00512544">
        <w:rPr>
          <w:vanish/>
          <w:lang w:val="en-DE"/>
        </w:rPr>
        <w:t>Top of Form</w:t>
      </w:r>
    </w:p>
    <w:p w14:paraId="3ECEE12A" w14:textId="77777777" w:rsidR="002F29A6" w:rsidRDefault="002F29A6" w:rsidP="00512544">
      <w:pPr>
        <w:rPr>
          <w:lang w:val="en-DE"/>
        </w:rPr>
      </w:pPr>
    </w:p>
    <w:p w14:paraId="31684947" w14:textId="77777777" w:rsidR="002F29A6" w:rsidRDefault="002F29A6" w:rsidP="00512544">
      <w:pPr>
        <w:rPr>
          <w:lang w:val="en-DE"/>
        </w:rPr>
      </w:pPr>
    </w:p>
    <w:p w14:paraId="2B363E3D" w14:textId="77777777" w:rsidR="002F29A6" w:rsidRDefault="002F29A6" w:rsidP="00512544">
      <w:pPr>
        <w:rPr>
          <w:lang w:val="en-DE"/>
        </w:rPr>
      </w:pPr>
    </w:p>
    <w:p w14:paraId="6D0FF43A" w14:textId="77777777" w:rsidR="002F29A6" w:rsidRDefault="002F29A6" w:rsidP="00512544">
      <w:pPr>
        <w:rPr>
          <w:lang w:val="en-DE"/>
        </w:rPr>
      </w:pPr>
    </w:p>
    <w:p w14:paraId="1CF506AE" w14:textId="77777777" w:rsidR="002F29A6" w:rsidRDefault="002F29A6" w:rsidP="00512544">
      <w:pPr>
        <w:rPr>
          <w:lang w:val="en-DE"/>
        </w:rPr>
      </w:pPr>
    </w:p>
    <w:p w14:paraId="5A647C93" w14:textId="77777777" w:rsidR="002F29A6" w:rsidRDefault="002F29A6" w:rsidP="00512544">
      <w:pPr>
        <w:rPr>
          <w:lang w:val="en-DE"/>
        </w:rPr>
      </w:pPr>
    </w:p>
    <w:p w14:paraId="54258C54" w14:textId="77777777" w:rsidR="002F29A6" w:rsidRDefault="002F29A6" w:rsidP="00512544">
      <w:pPr>
        <w:rPr>
          <w:lang w:val="en-DE"/>
        </w:rPr>
      </w:pPr>
    </w:p>
    <w:p w14:paraId="780E4DE2" w14:textId="77777777" w:rsidR="002F29A6" w:rsidRDefault="002F29A6" w:rsidP="00512544">
      <w:pPr>
        <w:rPr>
          <w:lang w:val="en-DE"/>
        </w:rPr>
      </w:pPr>
    </w:p>
    <w:p w14:paraId="301336AE" w14:textId="77777777" w:rsidR="002F29A6" w:rsidRPr="002F29A6" w:rsidRDefault="002F29A6" w:rsidP="002F29A6">
      <w:pPr>
        <w:rPr>
          <w:b/>
          <w:bCs/>
          <w:lang w:val="en-DE"/>
        </w:rPr>
      </w:pPr>
      <w:r w:rsidRPr="002F29A6">
        <w:rPr>
          <w:rFonts w:ascii="Segoe UI Emoji" w:hAnsi="Segoe UI Emoji" w:cs="Segoe UI Emoji"/>
          <w:b/>
          <w:bCs/>
          <w:lang w:val="en-DE"/>
        </w:rPr>
        <w:lastRenderedPageBreak/>
        <w:t>📚</w:t>
      </w:r>
      <w:r w:rsidRPr="002F29A6">
        <w:rPr>
          <w:b/>
          <w:bCs/>
          <w:lang w:val="en-DE"/>
        </w:rPr>
        <w:t xml:space="preserve"> Inline Styles, Style Element and Colors</w:t>
      </w:r>
    </w:p>
    <w:p w14:paraId="6C256EF3" w14:textId="77777777" w:rsidR="002F29A6" w:rsidRPr="002F29A6" w:rsidRDefault="002F29A6" w:rsidP="002F29A6">
      <w:pPr>
        <w:rPr>
          <w:lang w:val="en-DE"/>
        </w:rPr>
      </w:pPr>
      <w:r w:rsidRPr="002F29A6">
        <w:rPr>
          <w:lang w:val="en-DE"/>
        </w:rPr>
        <w:t xml:space="preserve">Lesson Progress </w:t>
      </w:r>
    </w:p>
    <w:p w14:paraId="731E53E4" w14:textId="77777777" w:rsidR="002F29A6" w:rsidRPr="002F29A6" w:rsidRDefault="002F29A6" w:rsidP="002F29A6">
      <w:pPr>
        <w:rPr>
          <w:lang w:val="en-DE"/>
        </w:rPr>
      </w:pPr>
      <w:r w:rsidRPr="002F29A6">
        <w:rPr>
          <w:lang w:val="en-DE"/>
        </w:rPr>
        <w:t xml:space="preserve">0% Complete </w:t>
      </w:r>
    </w:p>
    <w:p w14:paraId="6D853628" w14:textId="77777777" w:rsidR="002F29A6" w:rsidRPr="002F29A6" w:rsidRDefault="002F29A6" w:rsidP="002F29A6">
      <w:pPr>
        <w:rPr>
          <w:b/>
          <w:bCs/>
          <w:lang w:val="en-DE"/>
        </w:rPr>
      </w:pPr>
      <w:r w:rsidRPr="002F29A6">
        <w:rPr>
          <w:b/>
          <w:bCs/>
          <w:lang w:val="en-DE"/>
        </w:rPr>
        <w:t>Inline styles</w:t>
      </w:r>
    </w:p>
    <w:p w14:paraId="2A7B7EC4" w14:textId="77777777" w:rsidR="002F29A6" w:rsidRPr="002F29A6" w:rsidRDefault="002F29A6" w:rsidP="002F29A6">
      <w:pPr>
        <w:rPr>
          <w:lang w:val="en-DE"/>
        </w:rPr>
      </w:pPr>
      <w:r w:rsidRPr="002F29A6">
        <w:rPr>
          <w:lang w:val="en-DE"/>
        </w:rPr>
        <w:t>Inline styles in HTML are used to apply CSS directly within an HTML element, using the style attribute.</w:t>
      </w:r>
    </w:p>
    <w:p w14:paraId="5EBADDC6" w14:textId="77777777" w:rsidR="002F29A6" w:rsidRPr="002F29A6" w:rsidRDefault="002F29A6" w:rsidP="002F29A6">
      <w:pPr>
        <w:rPr>
          <w:lang w:val="en-DE"/>
        </w:rPr>
      </w:pPr>
      <w:r w:rsidRPr="002F29A6">
        <w:rPr>
          <w:lang w:val="en-DE"/>
        </w:rPr>
        <w:t>This method of styling has the highest specificity, meaning it overrides any other styles declared in external or internal stylesheets, or within a &lt;style&gt; tag in the HTML document itself.</w:t>
      </w:r>
    </w:p>
    <w:p w14:paraId="41DAD417" w14:textId="77777777" w:rsidR="002F29A6" w:rsidRPr="002F29A6" w:rsidRDefault="002F29A6" w:rsidP="002F29A6">
      <w:pPr>
        <w:rPr>
          <w:lang w:val="en-DE"/>
        </w:rPr>
      </w:pPr>
      <w:r w:rsidRPr="002F29A6">
        <w:rPr>
          <w:lang w:val="en-DE"/>
        </w:rPr>
        <w:t>Inline styles are directly tied to the specific element they are applied to, making them very powerful for unique, one-off styling adjustments.</w:t>
      </w:r>
    </w:p>
    <w:p w14:paraId="0307440F" w14:textId="77777777" w:rsidR="002F29A6" w:rsidRPr="002F29A6" w:rsidRDefault="002F29A6" w:rsidP="002F29A6">
      <w:pPr>
        <w:rPr>
          <w:lang w:val="en-DE"/>
        </w:rPr>
      </w:pPr>
      <w:r w:rsidRPr="002F29A6">
        <w:rPr>
          <w:lang w:val="en-DE"/>
        </w:rPr>
        <w:t>However, their high specificity can make it challenging to override these styles with CSS selectors later, and their use is generally discouraged for large-scale styling due to maintainability issues and separation of concerns. Only !important can override styles declared inline!</w:t>
      </w:r>
    </w:p>
    <w:p w14:paraId="48CAB4C9" w14:textId="77777777" w:rsidR="002F29A6" w:rsidRDefault="002F29A6" w:rsidP="002F29A6">
      <w:pPr>
        <w:rPr>
          <w:lang w:val="en-DE"/>
        </w:rPr>
      </w:pPr>
      <w:r w:rsidRPr="002F29A6">
        <w:rPr>
          <w:lang w:val="en-DE"/>
        </w:rPr>
        <w:t>It's encouraged to target elements by specificity rather than resorting to !important</w:t>
      </w:r>
    </w:p>
    <w:p w14:paraId="4FF0B463" w14:textId="77777777" w:rsidR="002F29A6" w:rsidRPr="002F29A6" w:rsidRDefault="002F29A6" w:rsidP="002F29A6">
      <w:pPr>
        <w:rPr>
          <w:b/>
          <w:bCs/>
          <w:lang w:val="en-DE"/>
        </w:rPr>
      </w:pPr>
      <w:r w:rsidRPr="002F29A6">
        <w:rPr>
          <w:b/>
          <w:bCs/>
          <w:i/>
          <w:iCs/>
          <w:lang w:val="en-DE"/>
        </w:rPr>
        <w:t>/* Attempt to style all &lt;p&gt; tags */</w:t>
      </w:r>
    </w:p>
    <w:p w14:paraId="604529C2" w14:textId="77777777" w:rsidR="002F29A6" w:rsidRPr="002F29A6" w:rsidRDefault="002F29A6" w:rsidP="002F29A6">
      <w:pPr>
        <w:rPr>
          <w:b/>
          <w:bCs/>
          <w:lang w:val="en-DE"/>
        </w:rPr>
      </w:pPr>
      <w:r w:rsidRPr="002F29A6">
        <w:rPr>
          <w:b/>
          <w:bCs/>
          <w:lang w:val="en-DE"/>
        </w:rPr>
        <w:t>p {</w:t>
      </w:r>
    </w:p>
    <w:p w14:paraId="585FE89E" w14:textId="77777777" w:rsidR="002F29A6" w:rsidRPr="002F29A6" w:rsidRDefault="002F29A6" w:rsidP="002F29A6">
      <w:pPr>
        <w:rPr>
          <w:b/>
          <w:bCs/>
          <w:lang w:val="en-DE"/>
        </w:rPr>
      </w:pPr>
      <w:r w:rsidRPr="002F29A6">
        <w:rPr>
          <w:b/>
          <w:bCs/>
          <w:lang w:val="en-DE"/>
        </w:rPr>
        <w:t>  color: blue;</w:t>
      </w:r>
    </w:p>
    <w:p w14:paraId="726BD9E0" w14:textId="77777777" w:rsidR="002F29A6" w:rsidRPr="002F29A6" w:rsidRDefault="002F29A6" w:rsidP="002F29A6">
      <w:pPr>
        <w:rPr>
          <w:b/>
          <w:bCs/>
          <w:lang w:val="en-DE"/>
        </w:rPr>
      </w:pPr>
      <w:r w:rsidRPr="002F29A6">
        <w:rPr>
          <w:b/>
          <w:bCs/>
          <w:lang w:val="en-DE"/>
        </w:rPr>
        <w:t xml:space="preserve">  </w:t>
      </w:r>
      <w:r w:rsidRPr="002F29A6">
        <w:rPr>
          <w:b/>
          <w:bCs/>
          <w:i/>
          <w:iCs/>
          <w:lang w:val="en-DE"/>
        </w:rPr>
        <w:t>/* This will be overridden by the inline style */</w:t>
      </w:r>
    </w:p>
    <w:p w14:paraId="2E925678" w14:textId="77777777" w:rsidR="002F29A6" w:rsidRPr="002F29A6" w:rsidRDefault="002F29A6" w:rsidP="002F29A6">
      <w:pPr>
        <w:rPr>
          <w:b/>
          <w:bCs/>
          <w:lang w:val="en-DE"/>
        </w:rPr>
      </w:pPr>
      <w:r w:rsidRPr="002F29A6">
        <w:rPr>
          <w:b/>
          <w:bCs/>
          <w:lang w:val="en-DE"/>
        </w:rPr>
        <w:t>  font-size: 16px;</w:t>
      </w:r>
    </w:p>
    <w:p w14:paraId="3F0C093E" w14:textId="77777777" w:rsidR="002F29A6" w:rsidRPr="002F29A6" w:rsidRDefault="002F29A6" w:rsidP="002F29A6">
      <w:pPr>
        <w:rPr>
          <w:b/>
          <w:bCs/>
          <w:lang w:val="en-DE"/>
        </w:rPr>
      </w:pPr>
      <w:r w:rsidRPr="002F29A6">
        <w:rPr>
          <w:b/>
          <w:bCs/>
          <w:lang w:val="en-DE"/>
        </w:rPr>
        <w:t xml:space="preserve">  </w:t>
      </w:r>
      <w:r w:rsidRPr="002F29A6">
        <w:rPr>
          <w:b/>
          <w:bCs/>
          <w:i/>
          <w:iCs/>
          <w:lang w:val="en-DE"/>
        </w:rPr>
        <w:t>/* This will also be overridden by the inline style */</w:t>
      </w:r>
    </w:p>
    <w:p w14:paraId="4BCB6C95" w14:textId="77777777" w:rsidR="002F29A6" w:rsidRPr="002F29A6" w:rsidRDefault="002F29A6" w:rsidP="002F29A6">
      <w:pPr>
        <w:rPr>
          <w:b/>
          <w:bCs/>
          <w:lang w:val="en-DE"/>
        </w:rPr>
      </w:pPr>
      <w:r w:rsidRPr="002F29A6">
        <w:rPr>
          <w:b/>
          <w:bCs/>
          <w:lang w:val="en-DE"/>
        </w:rPr>
        <w:t>}</w:t>
      </w:r>
    </w:p>
    <w:p w14:paraId="561180E5" w14:textId="77777777" w:rsidR="002F29A6" w:rsidRPr="002F29A6" w:rsidRDefault="002F29A6" w:rsidP="002F29A6">
      <w:pPr>
        <w:rPr>
          <w:b/>
          <w:bCs/>
          <w:lang w:val="en-DE"/>
        </w:rPr>
      </w:pPr>
    </w:p>
    <w:p w14:paraId="788AB930" w14:textId="77777777" w:rsidR="002F29A6" w:rsidRPr="002F29A6" w:rsidRDefault="002F29A6" w:rsidP="002F29A6">
      <w:pPr>
        <w:rPr>
          <w:b/>
          <w:bCs/>
          <w:lang w:val="en-DE"/>
        </w:rPr>
      </w:pPr>
      <w:r w:rsidRPr="002F29A6">
        <w:rPr>
          <w:b/>
          <w:bCs/>
          <w:i/>
          <w:iCs/>
          <w:lang w:val="en-DE"/>
        </w:rPr>
        <w:t>/* Uncomment the next selector to see how !important can trump it all */</w:t>
      </w:r>
    </w:p>
    <w:p w14:paraId="7CEF6B22" w14:textId="77777777" w:rsidR="002F29A6" w:rsidRPr="002F29A6" w:rsidRDefault="002F29A6" w:rsidP="002F29A6">
      <w:pPr>
        <w:rPr>
          <w:b/>
          <w:bCs/>
          <w:lang w:val="en-DE"/>
        </w:rPr>
      </w:pPr>
      <w:r w:rsidRPr="002F29A6">
        <w:rPr>
          <w:b/>
          <w:bCs/>
          <w:i/>
          <w:iCs/>
          <w:lang w:val="en-DE"/>
        </w:rPr>
        <w:t>/* p {</w:t>
      </w:r>
    </w:p>
    <w:p w14:paraId="07EDEB92" w14:textId="77777777" w:rsidR="002F29A6" w:rsidRPr="002F29A6" w:rsidRDefault="002F29A6" w:rsidP="002F29A6">
      <w:pPr>
        <w:rPr>
          <w:b/>
          <w:bCs/>
          <w:lang w:val="en-DE"/>
        </w:rPr>
      </w:pPr>
      <w:r w:rsidRPr="002F29A6">
        <w:rPr>
          <w:b/>
          <w:bCs/>
          <w:i/>
          <w:iCs/>
          <w:lang w:val="en-DE"/>
        </w:rPr>
        <w:t>  color: blue !important;</w:t>
      </w:r>
    </w:p>
    <w:p w14:paraId="4D72E906" w14:textId="77777777" w:rsidR="002F29A6" w:rsidRPr="002F29A6" w:rsidRDefault="002F29A6" w:rsidP="002F29A6">
      <w:pPr>
        <w:rPr>
          <w:b/>
          <w:bCs/>
          <w:lang w:val="en-DE"/>
        </w:rPr>
      </w:pPr>
      <w:r w:rsidRPr="002F29A6">
        <w:rPr>
          <w:b/>
          <w:bCs/>
          <w:i/>
          <w:iCs/>
          <w:lang w:val="en-DE"/>
        </w:rPr>
        <w:t>  font-size: 16px !important;</w:t>
      </w:r>
    </w:p>
    <w:p w14:paraId="4C6272BB" w14:textId="77777777" w:rsidR="002F29A6" w:rsidRPr="002F29A6" w:rsidRDefault="002F29A6" w:rsidP="002F29A6">
      <w:pPr>
        <w:rPr>
          <w:b/>
          <w:bCs/>
          <w:lang w:val="en-DE"/>
        </w:rPr>
      </w:pPr>
      <w:r w:rsidRPr="002F29A6">
        <w:rPr>
          <w:b/>
          <w:bCs/>
          <w:i/>
          <w:iCs/>
          <w:lang w:val="en-DE"/>
        </w:rPr>
        <w:t>}</w:t>
      </w:r>
    </w:p>
    <w:p w14:paraId="77D84AD2" w14:textId="77777777" w:rsidR="002F29A6" w:rsidRPr="002F29A6" w:rsidRDefault="002F29A6" w:rsidP="002F29A6">
      <w:pPr>
        <w:rPr>
          <w:b/>
          <w:bCs/>
          <w:lang w:val="en-DE"/>
        </w:rPr>
      </w:pPr>
      <w:r w:rsidRPr="002F29A6">
        <w:rPr>
          <w:b/>
          <w:bCs/>
          <w:i/>
          <w:iCs/>
          <w:lang w:val="en-DE"/>
        </w:rPr>
        <w:t> */</w:t>
      </w:r>
    </w:p>
    <w:p w14:paraId="3FBB40CB" w14:textId="77777777" w:rsidR="002F29A6" w:rsidRPr="002F29A6" w:rsidRDefault="002F29A6" w:rsidP="002F29A6">
      <w:pPr>
        <w:rPr>
          <w:b/>
          <w:bCs/>
          <w:lang w:val="en-DE"/>
        </w:rPr>
      </w:pPr>
    </w:p>
    <w:p w14:paraId="105BD254" w14:textId="77777777" w:rsidR="002F29A6" w:rsidRDefault="002F29A6" w:rsidP="002F29A6">
      <w:pPr>
        <w:rPr>
          <w:lang w:val="en-DE"/>
        </w:rPr>
      </w:pPr>
    </w:p>
    <w:p w14:paraId="02C7DB0E" w14:textId="77777777" w:rsidR="002F29A6" w:rsidRPr="002F29A6" w:rsidRDefault="002F29A6" w:rsidP="002F29A6">
      <w:pPr>
        <w:rPr>
          <w:lang w:val="en-DE"/>
        </w:rPr>
      </w:pPr>
    </w:p>
    <w:p w14:paraId="23866BD9" w14:textId="77777777" w:rsidR="002F29A6" w:rsidRPr="002F29A6" w:rsidRDefault="002F29A6" w:rsidP="002F29A6">
      <w:pPr>
        <w:rPr>
          <w:b/>
          <w:bCs/>
          <w:lang w:val="en-DE"/>
        </w:rPr>
      </w:pPr>
      <w:r w:rsidRPr="002F29A6">
        <w:rPr>
          <w:b/>
          <w:bCs/>
          <w:lang w:val="en-DE"/>
        </w:rPr>
        <w:t>HTML style element</w:t>
      </w:r>
    </w:p>
    <w:p w14:paraId="76E432BA" w14:textId="77777777" w:rsidR="002F29A6" w:rsidRPr="002F29A6" w:rsidRDefault="002F29A6" w:rsidP="002F29A6">
      <w:pPr>
        <w:rPr>
          <w:lang w:val="en-DE"/>
        </w:rPr>
      </w:pPr>
      <w:r w:rsidRPr="002F29A6">
        <w:rPr>
          <w:lang w:val="en-DE"/>
        </w:rPr>
        <w:lastRenderedPageBreak/>
        <w:t>The &lt;style&gt; element in HTML is used to embed CSS directly within an HTML document, typically placed within the &lt;head&gt; section.</w:t>
      </w:r>
    </w:p>
    <w:p w14:paraId="2B7B140A" w14:textId="77777777" w:rsidR="002F29A6" w:rsidRPr="002F29A6" w:rsidRDefault="002F29A6" w:rsidP="002F29A6">
      <w:pPr>
        <w:rPr>
          <w:lang w:val="en-DE"/>
        </w:rPr>
      </w:pPr>
      <w:r w:rsidRPr="002F29A6">
        <w:rPr>
          <w:lang w:val="en-DE"/>
        </w:rPr>
        <w:t>This allows for styling rules to be written directly within the HTML file, facilitating quick tests or small-scale style applications without needing a separate CSS file.</w:t>
      </w:r>
    </w:p>
    <w:p w14:paraId="2BBC90E3" w14:textId="77777777" w:rsidR="002F29A6" w:rsidRDefault="002F29A6" w:rsidP="002F29A6">
      <w:pPr>
        <w:rPr>
          <w:lang w:val="en-DE"/>
        </w:rPr>
      </w:pPr>
      <w:r w:rsidRPr="002F29A6">
        <w:rPr>
          <w:lang w:val="en-DE"/>
        </w:rPr>
        <w:t>However, for maintainability and separation of concerns, extensive styling is best kept in external stylesheets.</w:t>
      </w:r>
    </w:p>
    <w:p w14:paraId="67B74C5F" w14:textId="77777777" w:rsidR="002F29A6" w:rsidRPr="002F29A6" w:rsidRDefault="002F29A6" w:rsidP="002F29A6">
      <w:pPr>
        <w:rPr>
          <w:b/>
          <w:bCs/>
          <w:lang w:val="en-DE"/>
        </w:rPr>
      </w:pPr>
      <w:r w:rsidRPr="002F29A6">
        <w:rPr>
          <w:b/>
          <w:bCs/>
          <w:lang w:val="en-DE"/>
        </w:rPr>
        <w:t>body {</w:t>
      </w:r>
    </w:p>
    <w:p w14:paraId="7DF9C8AD" w14:textId="77777777" w:rsidR="002F29A6" w:rsidRPr="002F29A6" w:rsidRDefault="002F29A6" w:rsidP="002F29A6">
      <w:pPr>
        <w:rPr>
          <w:b/>
          <w:bCs/>
          <w:lang w:val="en-DE"/>
        </w:rPr>
      </w:pPr>
      <w:r w:rsidRPr="002F29A6">
        <w:rPr>
          <w:b/>
          <w:bCs/>
          <w:lang w:val="en-DE"/>
        </w:rPr>
        <w:t>  margin: 0;</w:t>
      </w:r>
    </w:p>
    <w:p w14:paraId="729491D3" w14:textId="77777777" w:rsidR="002F29A6" w:rsidRPr="002F29A6" w:rsidRDefault="002F29A6" w:rsidP="002F29A6">
      <w:pPr>
        <w:rPr>
          <w:b/>
          <w:bCs/>
          <w:lang w:val="en-DE"/>
        </w:rPr>
      </w:pPr>
      <w:r w:rsidRPr="002F29A6">
        <w:rPr>
          <w:b/>
          <w:bCs/>
          <w:lang w:val="en-DE"/>
        </w:rPr>
        <w:t>  padding: 0;</w:t>
      </w:r>
    </w:p>
    <w:p w14:paraId="48AB4AF5" w14:textId="77777777" w:rsidR="002F29A6" w:rsidRPr="002F29A6" w:rsidRDefault="002F29A6" w:rsidP="002F29A6">
      <w:pPr>
        <w:rPr>
          <w:b/>
          <w:bCs/>
          <w:lang w:val="en-DE"/>
        </w:rPr>
      </w:pPr>
      <w:r w:rsidRPr="002F29A6">
        <w:rPr>
          <w:b/>
          <w:bCs/>
          <w:lang w:val="en-DE"/>
        </w:rPr>
        <w:t>  box-sizing: border-box;</w:t>
      </w:r>
    </w:p>
    <w:p w14:paraId="6E6763DB" w14:textId="77777777" w:rsidR="002F29A6" w:rsidRPr="002F29A6" w:rsidRDefault="002F29A6" w:rsidP="002F29A6">
      <w:pPr>
        <w:rPr>
          <w:b/>
          <w:bCs/>
          <w:lang w:val="en-DE"/>
        </w:rPr>
      </w:pPr>
      <w:r w:rsidRPr="002F29A6">
        <w:rPr>
          <w:b/>
          <w:bCs/>
          <w:lang w:val="en-DE"/>
        </w:rPr>
        <w:t>  font-family: "Segoe UI", sans-serif;</w:t>
      </w:r>
    </w:p>
    <w:p w14:paraId="0F6EB402" w14:textId="77777777" w:rsidR="002F29A6" w:rsidRPr="002F29A6" w:rsidRDefault="002F29A6" w:rsidP="002F29A6">
      <w:pPr>
        <w:rPr>
          <w:b/>
          <w:bCs/>
          <w:lang w:val="en-DE"/>
        </w:rPr>
      </w:pPr>
      <w:r w:rsidRPr="002F29A6">
        <w:rPr>
          <w:b/>
          <w:bCs/>
          <w:lang w:val="en-DE"/>
        </w:rPr>
        <w:t>}</w:t>
      </w:r>
    </w:p>
    <w:p w14:paraId="24FC767D" w14:textId="77777777" w:rsidR="002F29A6" w:rsidRPr="002F29A6" w:rsidRDefault="002F29A6" w:rsidP="002F29A6">
      <w:pPr>
        <w:rPr>
          <w:b/>
          <w:bCs/>
          <w:lang w:val="en-DE"/>
        </w:rPr>
      </w:pPr>
    </w:p>
    <w:p w14:paraId="045A5103" w14:textId="77777777" w:rsidR="002F29A6" w:rsidRPr="002F29A6" w:rsidRDefault="002F29A6" w:rsidP="002F29A6">
      <w:pPr>
        <w:rPr>
          <w:b/>
          <w:bCs/>
          <w:lang w:val="en-DE"/>
        </w:rPr>
      </w:pPr>
      <w:r w:rsidRPr="002F29A6">
        <w:rPr>
          <w:b/>
          <w:bCs/>
          <w:i/>
          <w:iCs/>
          <w:lang w:val="en-DE"/>
        </w:rPr>
        <w:t>/* Styles declared in &lt;style&gt; don't alter specificity */</w:t>
      </w:r>
    </w:p>
    <w:p w14:paraId="17E28B07" w14:textId="77777777" w:rsidR="002F29A6" w:rsidRPr="002F29A6" w:rsidRDefault="002F29A6" w:rsidP="002F29A6">
      <w:pPr>
        <w:rPr>
          <w:b/>
          <w:bCs/>
          <w:lang w:val="en-DE"/>
        </w:rPr>
      </w:pPr>
      <w:r w:rsidRPr="002F29A6">
        <w:rPr>
          <w:b/>
          <w:bCs/>
          <w:lang w:val="en-DE"/>
        </w:rPr>
        <w:t>p {</w:t>
      </w:r>
    </w:p>
    <w:p w14:paraId="68FC4217" w14:textId="77777777" w:rsidR="002F29A6" w:rsidRPr="002F29A6" w:rsidRDefault="002F29A6" w:rsidP="002F29A6">
      <w:pPr>
        <w:rPr>
          <w:b/>
          <w:bCs/>
          <w:lang w:val="en-DE"/>
        </w:rPr>
      </w:pPr>
      <w:r w:rsidRPr="002F29A6">
        <w:rPr>
          <w:b/>
          <w:bCs/>
          <w:lang w:val="en-DE"/>
        </w:rPr>
        <w:t>  color: red;</w:t>
      </w:r>
    </w:p>
    <w:p w14:paraId="30804F30" w14:textId="77777777" w:rsidR="002F29A6" w:rsidRPr="002F29A6" w:rsidRDefault="002F29A6" w:rsidP="002F29A6">
      <w:pPr>
        <w:rPr>
          <w:b/>
          <w:bCs/>
          <w:lang w:val="en-DE"/>
        </w:rPr>
      </w:pPr>
      <w:r w:rsidRPr="002F29A6">
        <w:rPr>
          <w:b/>
          <w:bCs/>
          <w:lang w:val="en-DE"/>
        </w:rPr>
        <w:t>}</w:t>
      </w:r>
    </w:p>
    <w:p w14:paraId="456AAE51" w14:textId="77777777" w:rsidR="002F29A6" w:rsidRPr="002F29A6" w:rsidRDefault="002F29A6" w:rsidP="002F29A6">
      <w:pPr>
        <w:rPr>
          <w:b/>
          <w:bCs/>
          <w:lang w:val="en-DE"/>
        </w:rPr>
      </w:pPr>
    </w:p>
    <w:p w14:paraId="53702F33" w14:textId="77777777" w:rsidR="002F29A6" w:rsidRDefault="002F29A6" w:rsidP="002F29A6">
      <w:pPr>
        <w:rPr>
          <w:lang w:val="en-DE"/>
        </w:rPr>
      </w:pPr>
    </w:p>
    <w:p w14:paraId="657858C1" w14:textId="77777777" w:rsidR="002F29A6" w:rsidRPr="002F29A6" w:rsidRDefault="002F29A6" w:rsidP="002F29A6">
      <w:pPr>
        <w:rPr>
          <w:lang w:val="en-DE"/>
        </w:rPr>
      </w:pPr>
    </w:p>
    <w:p w14:paraId="7C0F125A" w14:textId="77777777" w:rsidR="002F29A6" w:rsidRPr="002F29A6" w:rsidRDefault="002F29A6" w:rsidP="002F29A6">
      <w:pPr>
        <w:rPr>
          <w:b/>
          <w:bCs/>
          <w:lang w:val="en-DE"/>
        </w:rPr>
      </w:pPr>
      <w:r w:rsidRPr="002F29A6">
        <w:rPr>
          <w:b/>
          <w:bCs/>
          <w:lang w:val="en-DE"/>
        </w:rPr>
        <w:t>Colors</w:t>
      </w:r>
    </w:p>
    <w:p w14:paraId="6940083E" w14:textId="77777777" w:rsidR="002F29A6" w:rsidRPr="002F29A6" w:rsidRDefault="002F29A6" w:rsidP="002F29A6">
      <w:pPr>
        <w:rPr>
          <w:lang w:val="en-DE"/>
        </w:rPr>
      </w:pPr>
      <w:r w:rsidRPr="002F29A6">
        <w:rPr>
          <w:lang w:val="en-DE"/>
        </w:rPr>
        <w:t>In CSS, colors can be specified in various ways, including by name (e.g., "red"), HEX code (e.g., "#FF0000"), RGB (e.g., "rgb(255, 0, 0)"), RGBA (e.g., "rgba(255, 0, 0, 0.5)"), HSL (e.g., "hsl(0, 100%, 50%)"), and HSLA (e.g., "hsla(0, 100%, 50%, 0.5)").</w:t>
      </w:r>
    </w:p>
    <w:p w14:paraId="588934F9" w14:textId="77777777" w:rsidR="002F29A6" w:rsidRPr="002F29A6" w:rsidRDefault="002F29A6" w:rsidP="002F29A6">
      <w:pPr>
        <w:rPr>
          <w:lang w:val="en-DE"/>
        </w:rPr>
      </w:pPr>
      <w:r w:rsidRPr="002F29A6">
        <w:rPr>
          <w:lang w:val="en-DE"/>
        </w:rPr>
        <w:t>These color values can be applied to a wide range of properties, such as color (text color), background-color, border-color, and many others, allowing for versatile styling of HTML elements.</w:t>
      </w:r>
    </w:p>
    <w:p w14:paraId="22C2175D" w14:textId="77777777" w:rsidR="002F29A6" w:rsidRPr="002F29A6" w:rsidRDefault="002F29A6" w:rsidP="002F29A6">
      <w:pPr>
        <w:rPr>
          <w:lang w:val="en-DE"/>
        </w:rPr>
      </w:pPr>
      <w:r w:rsidRPr="002F29A6">
        <w:rPr>
          <w:lang w:val="en-DE"/>
        </w:rPr>
        <w:t>RGB and HSL values offer additional control through specifying the opacity level (alpha channel) with RGBA and HSLA formats, enabling the creation of semi-transparent elements.</w:t>
      </w:r>
    </w:p>
    <w:p w14:paraId="7E51C302" w14:textId="77777777" w:rsidR="002F29A6" w:rsidRPr="002F29A6" w:rsidRDefault="002F29A6" w:rsidP="002F29A6">
      <w:pPr>
        <w:rPr>
          <w:b/>
          <w:bCs/>
          <w:lang w:val="en-DE"/>
        </w:rPr>
      </w:pPr>
      <w:r w:rsidRPr="002F29A6">
        <w:rPr>
          <w:b/>
          <w:bCs/>
          <w:i/>
          <w:iCs/>
          <w:lang w:val="en-DE"/>
        </w:rPr>
        <w:t>/* General body styling */</w:t>
      </w:r>
    </w:p>
    <w:p w14:paraId="21B3226F" w14:textId="77777777" w:rsidR="002F29A6" w:rsidRPr="002F29A6" w:rsidRDefault="002F29A6" w:rsidP="002F29A6">
      <w:pPr>
        <w:rPr>
          <w:b/>
          <w:bCs/>
          <w:lang w:val="en-DE"/>
        </w:rPr>
      </w:pPr>
      <w:r w:rsidRPr="002F29A6">
        <w:rPr>
          <w:b/>
          <w:bCs/>
          <w:lang w:val="en-DE"/>
        </w:rPr>
        <w:t>body {</w:t>
      </w:r>
    </w:p>
    <w:p w14:paraId="703CB5CB" w14:textId="77777777" w:rsidR="002F29A6" w:rsidRPr="002F29A6" w:rsidRDefault="002F29A6" w:rsidP="002F29A6">
      <w:pPr>
        <w:rPr>
          <w:b/>
          <w:bCs/>
          <w:lang w:val="en-DE"/>
        </w:rPr>
      </w:pPr>
      <w:r w:rsidRPr="002F29A6">
        <w:rPr>
          <w:b/>
          <w:bCs/>
          <w:lang w:val="en-DE"/>
        </w:rPr>
        <w:t>  font-family: "Arial", sans-serif;</w:t>
      </w:r>
    </w:p>
    <w:p w14:paraId="641712CC" w14:textId="77777777" w:rsidR="002F29A6" w:rsidRPr="002F29A6" w:rsidRDefault="002F29A6" w:rsidP="002F29A6">
      <w:pPr>
        <w:rPr>
          <w:b/>
          <w:bCs/>
          <w:lang w:val="en-DE"/>
        </w:rPr>
      </w:pPr>
      <w:r w:rsidRPr="002F29A6">
        <w:rPr>
          <w:b/>
          <w:bCs/>
          <w:lang w:val="en-DE"/>
        </w:rPr>
        <w:t>  margin: 0;</w:t>
      </w:r>
    </w:p>
    <w:p w14:paraId="6439053B" w14:textId="77777777" w:rsidR="002F29A6" w:rsidRPr="002F29A6" w:rsidRDefault="002F29A6" w:rsidP="002F29A6">
      <w:pPr>
        <w:rPr>
          <w:b/>
          <w:bCs/>
          <w:lang w:val="en-DE"/>
        </w:rPr>
      </w:pPr>
      <w:r w:rsidRPr="002F29A6">
        <w:rPr>
          <w:b/>
          <w:bCs/>
          <w:lang w:val="en-DE"/>
        </w:rPr>
        <w:t>  padding: 0;</w:t>
      </w:r>
    </w:p>
    <w:p w14:paraId="7A8AA290" w14:textId="77777777" w:rsidR="002F29A6" w:rsidRPr="002F29A6" w:rsidRDefault="002F29A6" w:rsidP="002F29A6">
      <w:pPr>
        <w:rPr>
          <w:b/>
          <w:bCs/>
          <w:lang w:val="en-DE"/>
        </w:rPr>
      </w:pPr>
      <w:r w:rsidRPr="002F29A6">
        <w:rPr>
          <w:b/>
          <w:bCs/>
          <w:lang w:val="en-DE"/>
        </w:rPr>
        <w:lastRenderedPageBreak/>
        <w:t>  box-sizing: border-box;</w:t>
      </w:r>
    </w:p>
    <w:p w14:paraId="338B715D" w14:textId="77777777" w:rsidR="002F29A6" w:rsidRPr="002F29A6" w:rsidRDefault="002F29A6" w:rsidP="002F29A6">
      <w:pPr>
        <w:rPr>
          <w:b/>
          <w:bCs/>
          <w:lang w:val="en-DE"/>
        </w:rPr>
      </w:pPr>
      <w:r w:rsidRPr="002F29A6">
        <w:rPr>
          <w:b/>
          <w:bCs/>
          <w:lang w:val="en-DE"/>
        </w:rPr>
        <w:t>  background-color: #f0f0f0;</w:t>
      </w:r>
    </w:p>
    <w:p w14:paraId="0788CACA" w14:textId="77777777" w:rsidR="002F29A6" w:rsidRPr="002F29A6" w:rsidRDefault="002F29A6" w:rsidP="002F29A6">
      <w:pPr>
        <w:rPr>
          <w:b/>
          <w:bCs/>
          <w:lang w:val="en-DE"/>
        </w:rPr>
      </w:pPr>
      <w:r w:rsidRPr="002F29A6">
        <w:rPr>
          <w:b/>
          <w:bCs/>
          <w:lang w:val="en-DE"/>
        </w:rPr>
        <w:t xml:space="preserve">  </w:t>
      </w:r>
      <w:r w:rsidRPr="002F29A6">
        <w:rPr>
          <w:b/>
          <w:bCs/>
          <w:i/>
          <w:iCs/>
          <w:lang w:val="en-DE"/>
        </w:rPr>
        <w:t>/* Light gray background */</w:t>
      </w:r>
    </w:p>
    <w:p w14:paraId="25D85E3B" w14:textId="77777777" w:rsidR="002F29A6" w:rsidRPr="002F29A6" w:rsidRDefault="002F29A6" w:rsidP="002F29A6">
      <w:pPr>
        <w:rPr>
          <w:b/>
          <w:bCs/>
          <w:lang w:val="en-DE"/>
        </w:rPr>
      </w:pPr>
      <w:r w:rsidRPr="002F29A6">
        <w:rPr>
          <w:b/>
          <w:bCs/>
          <w:lang w:val="en-DE"/>
        </w:rPr>
        <w:t>}</w:t>
      </w:r>
    </w:p>
    <w:p w14:paraId="78A3D5C5" w14:textId="77777777" w:rsidR="002F29A6" w:rsidRPr="002F29A6" w:rsidRDefault="002F29A6" w:rsidP="002F29A6">
      <w:pPr>
        <w:rPr>
          <w:b/>
          <w:bCs/>
          <w:lang w:val="en-DE"/>
        </w:rPr>
      </w:pPr>
    </w:p>
    <w:p w14:paraId="404CECB0" w14:textId="77777777" w:rsidR="002F29A6" w:rsidRPr="002F29A6" w:rsidRDefault="002F29A6" w:rsidP="002F29A6">
      <w:pPr>
        <w:rPr>
          <w:b/>
          <w:bCs/>
          <w:lang w:val="en-DE"/>
        </w:rPr>
      </w:pPr>
      <w:r w:rsidRPr="002F29A6">
        <w:rPr>
          <w:b/>
          <w:bCs/>
          <w:i/>
          <w:iCs/>
          <w:lang w:val="en-DE"/>
        </w:rPr>
        <w:t>/* Header and navigation styles */</w:t>
      </w:r>
    </w:p>
    <w:p w14:paraId="6220FB2B" w14:textId="77777777" w:rsidR="002F29A6" w:rsidRPr="002F29A6" w:rsidRDefault="002F29A6" w:rsidP="002F29A6">
      <w:pPr>
        <w:rPr>
          <w:b/>
          <w:bCs/>
          <w:lang w:val="en-DE"/>
        </w:rPr>
      </w:pPr>
      <w:r w:rsidRPr="002F29A6">
        <w:rPr>
          <w:b/>
          <w:bCs/>
          <w:lang w:val="en-DE"/>
        </w:rPr>
        <w:t>header {</w:t>
      </w:r>
    </w:p>
    <w:p w14:paraId="26509BA8" w14:textId="77777777" w:rsidR="002F29A6" w:rsidRPr="002F29A6" w:rsidRDefault="002F29A6" w:rsidP="002F29A6">
      <w:pPr>
        <w:rPr>
          <w:b/>
          <w:bCs/>
          <w:lang w:val="en-DE"/>
        </w:rPr>
      </w:pPr>
      <w:r w:rsidRPr="002F29A6">
        <w:rPr>
          <w:b/>
          <w:bCs/>
          <w:lang w:val="en-DE"/>
        </w:rPr>
        <w:t>  background-color: #de533d;</w:t>
      </w:r>
    </w:p>
    <w:p w14:paraId="7D70393F" w14:textId="77777777" w:rsidR="002F29A6" w:rsidRPr="002F29A6" w:rsidRDefault="002F29A6" w:rsidP="002F29A6">
      <w:pPr>
        <w:rPr>
          <w:b/>
          <w:bCs/>
          <w:lang w:val="en-DE"/>
        </w:rPr>
      </w:pPr>
      <w:r w:rsidRPr="002F29A6">
        <w:rPr>
          <w:b/>
          <w:bCs/>
          <w:lang w:val="en-DE"/>
        </w:rPr>
        <w:t xml:space="preserve">  </w:t>
      </w:r>
      <w:r w:rsidRPr="002F29A6">
        <w:rPr>
          <w:b/>
          <w:bCs/>
          <w:i/>
          <w:iCs/>
          <w:lang w:val="en-DE"/>
        </w:rPr>
        <w:t>/* A deep blue color */</w:t>
      </w:r>
    </w:p>
    <w:p w14:paraId="55510F16" w14:textId="77777777" w:rsidR="002F29A6" w:rsidRPr="002F29A6" w:rsidRDefault="002F29A6" w:rsidP="002F29A6">
      <w:pPr>
        <w:rPr>
          <w:b/>
          <w:bCs/>
          <w:lang w:val="en-DE"/>
        </w:rPr>
      </w:pPr>
      <w:r w:rsidRPr="002F29A6">
        <w:rPr>
          <w:b/>
          <w:bCs/>
          <w:lang w:val="en-DE"/>
        </w:rPr>
        <w:t>  color: white;</w:t>
      </w:r>
    </w:p>
    <w:p w14:paraId="21BC99BC" w14:textId="77777777" w:rsidR="002F29A6" w:rsidRPr="002F29A6" w:rsidRDefault="002F29A6" w:rsidP="002F29A6">
      <w:pPr>
        <w:rPr>
          <w:b/>
          <w:bCs/>
          <w:lang w:val="en-DE"/>
        </w:rPr>
      </w:pPr>
      <w:r w:rsidRPr="002F29A6">
        <w:rPr>
          <w:b/>
          <w:bCs/>
          <w:lang w:val="en-DE"/>
        </w:rPr>
        <w:t>  padding: 10px 20px;</w:t>
      </w:r>
    </w:p>
    <w:p w14:paraId="5B62737F" w14:textId="77777777" w:rsidR="002F29A6" w:rsidRPr="002F29A6" w:rsidRDefault="002F29A6" w:rsidP="002F29A6">
      <w:pPr>
        <w:rPr>
          <w:b/>
          <w:bCs/>
          <w:lang w:val="en-DE"/>
        </w:rPr>
      </w:pPr>
      <w:r w:rsidRPr="002F29A6">
        <w:rPr>
          <w:b/>
          <w:bCs/>
          <w:lang w:val="en-DE"/>
        </w:rPr>
        <w:t>}</w:t>
      </w:r>
    </w:p>
    <w:p w14:paraId="6AF5C3CC" w14:textId="77777777" w:rsidR="002F29A6" w:rsidRPr="002F29A6" w:rsidRDefault="002F29A6" w:rsidP="002F29A6">
      <w:pPr>
        <w:rPr>
          <w:b/>
          <w:bCs/>
          <w:lang w:val="en-DE"/>
        </w:rPr>
      </w:pPr>
    </w:p>
    <w:p w14:paraId="71656231" w14:textId="77777777" w:rsidR="002F29A6" w:rsidRPr="002F29A6" w:rsidRDefault="002F29A6" w:rsidP="002F29A6">
      <w:pPr>
        <w:rPr>
          <w:b/>
          <w:bCs/>
          <w:lang w:val="en-DE"/>
        </w:rPr>
      </w:pPr>
      <w:r w:rsidRPr="002F29A6">
        <w:rPr>
          <w:b/>
          <w:bCs/>
          <w:lang w:val="en-DE"/>
        </w:rPr>
        <w:t>nav a {</w:t>
      </w:r>
    </w:p>
    <w:p w14:paraId="5974E005" w14:textId="77777777" w:rsidR="002F29A6" w:rsidRPr="002F29A6" w:rsidRDefault="002F29A6" w:rsidP="002F29A6">
      <w:pPr>
        <w:rPr>
          <w:b/>
          <w:bCs/>
          <w:lang w:val="en-DE"/>
        </w:rPr>
      </w:pPr>
      <w:r w:rsidRPr="002F29A6">
        <w:rPr>
          <w:b/>
          <w:bCs/>
          <w:lang w:val="en-DE"/>
        </w:rPr>
        <w:t>  color: white;</w:t>
      </w:r>
    </w:p>
    <w:p w14:paraId="73C30125" w14:textId="77777777" w:rsidR="002F29A6" w:rsidRPr="002F29A6" w:rsidRDefault="002F29A6" w:rsidP="002F29A6">
      <w:pPr>
        <w:rPr>
          <w:b/>
          <w:bCs/>
          <w:lang w:val="en-DE"/>
        </w:rPr>
      </w:pPr>
      <w:r w:rsidRPr="002F29A6">
        <w:rPr>
          <w:b/>
          <w:bCs/>
          <w:lang w:val="en-DE"/>
        </w:rPr>
        <w:t>  text-decoration: none;</w:t>
      </w:r>
    </w:p>
    <w:p w14:paraId="1B0FE6C6" w14:textId="77777777" w:rsidR="002F29A6" w:rsidRPr="002F29A6" w:rsidRDefault="002F29A6" w:rsidP="002F29A6">
      <w:pPr>
        <w:rPr>
          <w:b/>
          <w:bCs/>
          <w:lang w:val="en-DE"/>
        </w:rPr>
      </w:pPr>
      <w:r w:rsidRPr="002F29A6">
        <w:rPr>
          <w:b/>
          <w:bCs/>
          <w:lang w:val="en-DE"/>
        </w:rPr>
        <w:t>  margin-right: 20px;</w:t>
      </w:r>
    </w:p>
    <w:p w14:paraId="4C14F6FF" w14:textId="77777777" w:rsidR="002F29A6" w:rsidRPr="002F29A6" w:rsidRDefault="002F29A6" w:rsidP="002F29A6">
      <w:pPr>
        <w:rPr>
          <w:b/>
          <w:bCs/>
          <w:lang w:val="en-DE"/>
        </w:rPr>
      </w:pPr>
      <w:r w:rsidRPr="002F29A6">
        <w:rPr>
          <w:b/>
          <w:bCs/>
          <w:lang w:val="en-DE"/>
        </w:rPr>
        <w:t>}</w:t>
      </w:r>
    </w:p>
    <w:p w14:paraId="5B546FE6" w14:textId="77777777" w:rsidR="002F29A6" w:rsidRPr="002F29A6" w:rsidRDefault="002F29A6" w:rsidP="002F29A6">
      <w:pPr>
        <w:rPr>
          <w:b/>
          <w:bCs/>
          <w:lang w:val="en-DE"/>
        </w:rPr>
      </w:pPr>
    </w:p>
    <w:p w14:paraId="5155AD89" w14:textId="77777777" w:rsidR="002F29A6" w:rsidRPr="002F29A6" w:rsidRDefault="002F29A6" w:rsidP="002F29A6">
      <w:pPr>
        <w:rPr>
          <w:b/>
          <w:bCs/>
          <w:lang w:val="en-DE"/>
        </w:rPr>
      </w:pPr>
      <w:r w:rsidRPr="002F29A6">
        <w:rPr>
          <w:b/>
          <w:bCs/>
          <w:lang w:val="en-DE"/>
        </w:rPr>
        <w:t>nav a.logo {</w:t>
      </w:r>
    </w:p>
    <w:p w14:paraId="5EEF3895" w14:textId="77777777" w:rsidR="002F29A6" w:rsidRPr="002F29A6" w:rsidRDefault="002F29A6" w:rsidP="002F29A6">
      <w:pPr>
        <w:rPr>
          <w:b/>
          <w:bCs/>
          <w:lang w:val="en-DE"/>
        </w:rPr>
      </w:pPr>
      <w:r w:rsidRPr="002F29A6">
        <w:rPr>
          <w:b/>
          <w:bCs/>
          <w:lang w:val="en-DE"/>
        </w:rPr>
        <w:t>  font-weight: bold;</w:t>
      </w:r>
    </w:p>
    <w:p w14:paraId="1A5AA7D7" w14:textId="77777777" w:rsidR="002F29A6" w:rsidRPr="002F29A6" w:rsidRDefault="002F29A6" w:rsidP="002F29A6">
      <w:pPr>
        <w:rPr>
          <w:b/>
          <w:bCs/>
          <w:lang w:val="en-DE"/>
        </w:rPr>
      </w:pPr>
      <w:r w:rsidRPr="002F29A6">
        <w:rPr>
          <w:b/>
          <w:bCs/>
          <w:lang w:val="en-DE"/>
        </w:rPr>
        <w:t>  flex-grow: 1;</w:t>
      </w:r>
    </w:p>
    <w:p w14:paraId="22E59250" w14:textId="77777777" w:rsidR="002F29A6" w:rsidRPr="002F29A6" w:rsidRDefault="002F29A6" w:rsidP="002F29A6">
      <w:pPr>
        <w:rPr>
          <w:b/>
          <w:bCs/>
          <w:lang w:val="en-DE"/>
        </w:rPr>
      </w:pPr>
      <w:r w:rsidRPr="002F29A6">
        <w:rPr>
          <w:b/>
          <w:bCs/>
          <w:lang w:val="en-DE"/>
        </w:rPr>
        <w:t>}</w:t>
      </w:r>
    </w:p>
    <w:p w14:paraId="5C2ACB2C" w14:textId="77777777" w:rsidR="002F29A6" w:rsidRPr="002F29A6" w:rsidRDefault="002F29A6" w:rsidP="002F29A6">
      <w:pPr>
        <w:rPr>
          <w:b/>
          <w:bCs/>
          <w:lang w:val="en-DE"/>
        </w:rPr>
      </w:pPr>
    </w:p>
    <w:p w14:paraId="70C13517" w14:textId="77777777" w:rsidR="002F29A6" w:rsidRPr="002F29A6" w:rsidRDefault="002F29A6" w:rsidP="002F29A6">
      <w:pPr>
        <w:rPr>
          <w:b/>
          <w:bCs/>
          <w:lang w:val="en-DE"/>
        </w:rPr>
      </w:pPr>
      <w:r w:rsidRPr="002F29A6">
        <w:rPr>
          <w:b/>
          <w:bCs/>
          <w:i/>
          <w:iCs/>
          <w:lang w:val="en-DE"/>
        </w:rPr>
        <w:t>/* Hero section styles */</w:t>
      </w:r>
    </w:p>
    <w:p w14:paraId="3F1EB8F4" w14:textId="77777777" w:rsidR="002F29A6" w:rsidRPr="002F29A6" w:rsidRDefault="002F29A6" w:rsidP="002F29A6">
      <w:pPr>
        <w:rPr>
          <w:b/>
          <w:bCs/>
          <w:lang w:val="en-DE"/>
        </w:rPr>
      </w:pPr>
      <w:r w:rsidRPr="002F29A6">
        <w:rPr>
          <w:b/>
          <w:bCs/>
          <w:lang w:val="en-DE"/>
        </w:rPr>
        <w:t>.hero {</w:t>
      </w:r>
    </w:p>
    <w:p w14:paraId="18AA3D63" w14:textId="77777777" w:rsidR="002F29A6" w:rsidRPr="002F29A6" w:rsidRDefault="002F29A6" w:rsidP="002F29A6">
      <w:pPr>
        <w:rPr>
          <w:b/>
          <w:bCs/>
          <w:lang w:val="en-DE"/>
        </w:rPr>
      </w:pPr>
      <w:r w:rsidRPr="002F29A6">
        <w:rPr>
          <w:b/>
          <w:bCs/>
          <w:lang w:val="en-DE"/>
        </w:rPr>
        <w:t>  text-align: center;</w:t>
      </w:r>
    </w:p>
    <w:p w14:paraId="5601C326" w14:textId="77777777" w:rsidR="002F29A6" w:rsidRPr="002F29A6" w:rsidRDefault="002F29A6" w:rsidP="002F29A6">
      <w:pPr>
        <w:rPr>
          <w:b/>
          <w:bCs/>
          <w:lang w:val="en-DE"/>
        </w:rPr>
      </w:pPr>
      <w:r w:rsidRPr="002F29A6">
        <w:rPr>
          <w:b/>
          <w:bCs/>
          <w:lang w:val="en-DE"/>
        </w:rPr>
        <w:t>  padding: 50px 20px;</w:t>
      </w:r>
    </w:p>
    <w:p w14:paraId="1CA86DE3" w14:textId="77777777" w:rsidR="002F29A6" w:rsidRPr="002F29A6" w:rsidRDefault="002F29A6" w:rsidP="002F29A6">
      <w:pPr>
        <w:rPr>
          <w:b/>
          <w:bCs/>
          <w:lang w:val="en-DE"/>
        </w:rPr>
      </w:pPr>
      <w:r w:rsidRPr="002F29A6">
        <w:rPr>
          <w:b/>
          <w:bCs/>
          <w:lang w:val="en-DE"/>
        </w:rPr>
        <w:t>  background-color: rgba(255, 165, 0, 0.7);</w:t>
      </w:r>
    </w:p>
    <w:p w14:paraId="048C5238" w14:textId="77777777" w:rsidR="002F29A6" w:rsidRPr="002F29A6" w:rsidRDefault="002F29A6" w:rsidP="002F29A6">
      <w:pPr>
        <w:rPr>
          <w:b/>
          <w:bCs/>
          <w:lang w:val="en-DE"/>
        </w:rPr>
      </w:pPr>
      <w:r w:rsidRPr="002F29A6">
        <w:rPr>
          <w:b/>
          <w:bCs/>
          <w:lang w:val="en-DE"/>
        </w:rPr>
        <w:t xml:space="preserve">  </w:t>
      </w:r>
      <w:r w:rsidRPr="002F29A6">
        <w:rPr>
          <w:b/>
          <w:bCs/>
          <w:i/>
          <w:iCs/>
          <w:lang w:val="en-DE"/>
        </w:rPr>
        <w:t>/* Semi-transparent orange */</w:t>
      </w:r>
    </w:p>
    <w:p w14:paraId="163ADD07" w14:textId="77777777" w:rsidR="002F29A6" w:rsidRPr="002F29A6" w:rsidRDefault="002F29A6" w:rsidP="002F29A6">
      <w:pPr>
        <w:rPr>
          <w:b/>
          <w:bCs/>
          <w:lang w:val="en-DE"/>
        </w:rPr>
      </w:pPr>
      <w:r w:rsidRPr="002F29A6">
        <w:rPr>
          <w:b/>
          <w:bCs/>
          <w:lang w:val="en-DE"/>
        </w:rPr>
        <w:t>}</w:t>
      </w:r>
    </w:p>
    <w:p w14:paraId="6B3E0F3C" w14:textId="77777777" w:rsidR="002F29A6" w:rsidRPr="002F29A6" w:rsidRDefault="002F29A6" w:rsidP="002F29A6">
      <w:pPr>
        <w:rPr>
          <w:b/>
          <w:bCs/>
          <w:lang w:val="en-DE"/>
        </w:rPr>
      </w:pPr>
    </w:p>
    <w:p w14:paraId="46DB6BC1" w14:textId="77777777" w:rsidR="002F29A6" w:rsidRPr="002F29A6" w:rsidRDefault="002F29A6" w:rsidP="002F29A6">
      <w:pPr>
        <w:rPr>
          <w:b/>
          <w:bCs/>
          <w:lang w:val="en-DE"/>
        </w:rPr>
      </w:pPr>
      <w:r w:rsidRPr="002F29A6">
        <w:rPr>
          <w:b/>
          <w:bCs/>
          <w:lang w:val="en-DE"/>
        </w:rPr>
        <w:t>.hero h1 {</w:t>
      </w:r>
    </w:p>
    <w:p w14:paraId="6AC1A7CC" w14:textId="77777777" w:rsidR="002F29A6" w:rsidRPr="002F29A6" w:rsidRDefault="002F29A6" w:rsidP="002F29A6">
      <w:pPr>
        <w:rPr>
          <w:b/>
          <w:bCs/>
          <w:lang w:val="en-DE"/>
        </w:rPr>
      </w:pPr>
      <w:r w:rsidRPr="002F29A6">
        <w:rPr>
          <w:b/>
          <w:bCs/>
          <w:lang w:val="en-DE"/>
        </w:rPr>
        <w:t>  color: #333;</w:t>
      </w:r>
    </w:p>
    <w:p w14:paraId="224F3166" w14:textId="77777777" w:rsidR="002F29A6" w:rsidRPr="002F29A6" w:rsidRDefault="002F29A6" w:rsidP="002F29A6">
      <w:pPr>
        <w:rPr>
          <w:b/>
          <w:bCs/>
          <w:lang w:val="en-DE"/>
        </w:rPr>
      </w:pPr>
      <w:r w:rsidRPr="002F29A6">
        <w:rPr>
          <w:b/>
          <w:bCs/>
          <w:lang w:val="en-DE"/>
        </w:rPr>
        <w:t>  margin: 0 0 20px;</w:t>
      </w:r>
    </w:p>
    <w:p w14:paraId="5326EC4C" w14:textId="77777777" w:rsidR="002F29A6" w:rsidRPr="002F29A6" w:rsidRDefault="002F29A6" w:rsidP="002F29A6">
      <w:pPr>
        <w:rPr>
          <w:b/>
          <w:bCs/>
          <w:lang w:val="en-DE"/>
        </w:rPr>
      </w:pPr>
      <w:r w:rsidRPr="002F29A6">
        <w:rPr>
          <w:b/>
          <w:bCs/>
          <w:lang w:val="en-DE"/>
        </w:rPr>
        <w:t>}</w:t>
      </w:r>
    </w:p>
    <w:p w14:paraId="1743FC13" w14:textId="77777777" w:rsidR="002F29A6" w:rsidRPr="002F29A6" w:rsidRDefault="002F29A6" w:rsidP="002F29A6">
      <w:pPr>
        <w:rPr>
          <w:b/>
          <w:bCs/>
          <w:lang w:val="en-DE"/>
        </w:rPr>
      </w:pPr>
    </w:p>
    <w:p w14:paraId="262A1DED" w14:textId="77777777" w:rsidR="002F29A6" w:rsidRPr="002F29A6" w:rsidRDefault="002F29A6" w:rsidP="002F29A6">
      <w:pPr>
        <w:rPr>
          <w:b/>
          <w:bCs/>
          <w:lang w:val="en-DE"/>
        </w:rPr>
      </w:pPr>
      <w:r w:rsidRPr="002F29A6">
        <w:rPr>
          <w:b/>
          <w:bCs/>
          <w:lang w:val="en-DE"/>
        </w:rPr>
        <w:t>.hero p {</w:t>
      </w:r>
    </w:p>
    <w:p w14:paraId="38CAC957" w14:textId="77777777" w:rsidR="002F29A6" w:rsidRPr="002F29A6" w:rsidRDefault="002F29A6" w:rsidP="002F29A6">
      <w:pPr>
        <w:rPr>
          <w:b/>
          <w:bCs/>
          <w:lang w:val="en-DE"/>
        </w:rPr>
      </w:pPr>
      <w:r w:rsidRPr="002F29A6">
        <w:rPr>
          <w:b/>
          <w:bCs/>
          <w:lang w:val="en-DE"/>
        </w:rPr>
        <w:t>  color: rgb(0, 0, 0);</w:t>
      </w:r>
    </w:p>
    <w:p w14:paraId="569AE9F1" w14:textId="77777777" w:rsidR="002F29A6" w:rsidRPr="002F29A6" w:rsidRDefault="002F29A6" w:rsidP="002F29A6">
      <w:pPr>
        <w:rPr>
          <w:b/>
          <w:bCs/>
          <w:lang w:val="en-DE"/>
        </w:rPr>
      </w:pPr>
      <w:r w:rsidRPr="002F29A6">
        <w:rPr>
          <w:b/>
          <w:bCs/>
          <w:lang w:val="en-DE"/>
        </w:rPr>
        <w:t xml:space="preserve">  </w:t>
      </w:r>
      <w:r w:rsidRPr="002F29A6">
        <w:rPr>
          <w:b/>
          <w:bCs/>
          <w:i/>
          <w:iCs/>
          <w:lang w:val="en-DE"/>
        </w:rPr>
        <w:t>/* Black text using RGB */</w:t>
      </w:r>
    </w:p>
    <w:p w14:paraId="100DAC81" w14:textId="77777777" w:rsidR="002F29A6" w:rsidRPr="002F29A6" w:rsidRDefault="002F29A6" w:rsidP="002F29A6">
      <w:pPr>
        <w:rPr>
          <w:b/>
          <w:bCs/>
          <w:lang w:val="en-DE"/>
        </w:rPr>
      </w:pPr>
      <w:r w:rsidRPr="002F29A6">
        <w:rPr>
          <w:b/>
          <w:bCs/>
          <w:lang w:val="en-DE"/>
        </w:rPr>
        <w:t>}</w:t>
      </w:r>
    </w:p>
    <w:p w14:paraId="779F7E31" w14:textId="77777777" w:rsidR="002F29A6" w:rsidRPr="002F29A6" w:rsidRDefault="002F29A6" w:rsidP="002F29A6">
      <w:pPr>
        <w:rPr>
          <w:b/>
          <w:bCs/>
          <w:lang w:val="en-DE"/>
        </w:rPr>
      </w:pPr>
    </w:p>
    <w:p w14:paraId="3CB919E2" w14:textId="77777777" w:rsidR="002F29A6" w:rsidRPr="002F29A6" w:rsidRDefault="002F29A6" w:rsidP="002F29A6">
      <w:pPr>
        <w:rPr>
          <w:b/>
          <w:bCs/>
          <w:lang w:val="en-DE"/>
        </w:rPr>
      </w:pPr>
      <w:r w:rsidRPr="002F29A6">
        <w:rPr>
          <w:b/>
          <w:bCs/>
          <w:lang w:val="en-DE"/>
        </w:rPr>
        <w:t>.cta {</w:t>
      </w:r>
    </w:p>
    <w:p w14:paraId="2422C526" w14:textId="77777777" w:rsidR="002F29A6" w:rsidRPr="002F29A6" w:rsidRDefault="002F29A6" w:rsidP="002F29A6">
      <w:pPr>
        <w:rPr>
          <w:b/>
          <w:bCs/>
          <w:lang w:val="en-DE"/>
        </w:rPr>
      </w:pPr>
      <w:r w:rsidRPr="002F29A6">
        <w:rPr>
          <w:b/>
          <w:bCs/>
          <w:lang w:val="en-DE"/>
        </w:rPr>
        <w:t>  display: inline-block;</w:t>
      </w:r>
    </w:p>
    <w:p w14:paraId="64F218AC" w14:textId="77777777" w:rsidR="002F29A6" w:rsidRPr="002F29A6" w:rsidRDefault="002F29A6" w:rsidP="002F29A6">
      <w:pPr>
        <w:rPr>
          <w:b/>
          <w:bCs/>
          <w:lang w:val="en-DE"/>
        </w:rPr>
      </w:pPr>
      <w:r w:rsidRPr="002F29A6">
        <w:rPr>
          <w:b/>
          <w:bCs/>
          <w:lang w:val="en-DE"/>
        </w:rPr>
        <w:t>  background-color: #4caf50;</w:t>
      </w:r>
    </w:p>
    <w:p w14:paraId="36A95E78" w14:textId="77777777" w:rsidR="002F29A6" w:rsidRPr="002F29A6" w:rsidRDefault="002F29A6" w:rsidP="002F29A6">
      <w:pPr>
        <w:rPr>
          <w:b/>
          <w:bCs/>
          <w:lang w:val="en-DE"/>
        </w:rPr>
      </w:pPr>
      <w:r w:rsidRPr="002F29A6">
        <w:rPr>
          <w:b/>
          <w:bCs/>
          <w:lang w:val="en-DE"/>
        </w:rPr>
        <w:t xml:space="preserve">  </w:t>
      </w:r>
      <w:r w:rsidRPr="002F29A6">
        <w:rPr>
          <w:b/>
          <w:bCs/>
          <w:i/>
          <w:iCs/>
          <w:lang w:val="en-DE"/>
        </w:rPr>
        <w:t>/* Green button */</w:t>
      </w:r>
    </w:p>
    <w:p w14:paraId="1A99EF39" w14:textId="77777777" w:rsidR="002F29A6" w:rsidRPr="002F29A6" w:rsidRDefault="002F29A6" w:rsidP="002F29A6">
      <w:pPr>
        <w:rPr>
          <w:b/>
          <w:bCs/>
          <w:lang w:val="en-DE"/>
        </w:rPr>
      </w:pPr>
      <w:r w:rsidRPr="002F29A6">
        <w:rPr>
          <w:b/>
          <w:bCs/>
          <w:lang w:val="en-DE"/>
        </w:rPr>
        <w:t>  color: white;</w:t>
      </w:r>
    </w:p>
    <w:p w14:paraId="1E7B1814" w14:textId="77777777" w:rsidR="002F29A6" w:rsidRPr="002F29A6" w:rsidRDefault="002F29A6" w:rsidP="002F29A6">
      <w:pPr>
        <w:rPr>
          <w:b/>
          <w:bCs/>
          <w:lang w:val="en-DE"/>
        </w:rPr>
      </w:pPr>
      <w:r w:rsidRPr="002F29A6">
        <w:rPr>
          <w:b/>
          <w:bCs/>
          <w:lang w:val="en-DE"/>
        </w:rPr>
        <w:t>  padding: 10px 20px;</w:t>
      </w:r>
    </w:p>
    <w:p w14:paraId="73577DD8" w14:textId="77777777" w:rsidR="002F29A6" w:rsidRPr="002F29A6" w:rsidRDefault="002F29A6" w:rsidP="002F29A6">
      <w:pPr>
        <w:rPr>
          <w:b/>
          <w:bCs/>
          <w:lang w:val="en-DE"/>
        </w:rPr>
      </w:pPr>
      <w:r w:rsidRPr="002F29A6">
        <w:rPr>
          <w:b/>
          <w:bCs/>
          <w:lang w:val="en-DE"/>
        </w:rPr>
        <w:t>  text-decoration: none;</w:t>
      </w:r>
    </w:p>
    <w:p w14:paraId="7E83CBB7" w14:textId="77777777" w:rsidR="002F29A6" w:rsidRPr="002F29A6" w:rsidRDefault="002F29A6" w:rsidP="002F29A6">
      <w:pPr>
        <w:rPr>
          <w:b/>
          <w:bCs/>
          <w:lang w:val="en-DE"/>
        </w:rPr>
      </w:pPr>
      <w:r w:rsidRPr="002F29A6">
        <w:rPr>
          <w:b/>
          <w:bCs/>
          <w:lang w:val="en-DE"/>
        </w:rPr>
        <w:t>  border-radius: 5px;</w:t>
      </w:r>
    </w:p>
    <w:p w14:paraId="212B1C40" w14:textId="77777777" w:rsidR="002F29A6" w:rsidRPr="002F29A6" w:rsidRDefault="002F29A6" w:rsidP="002F29A6">
      <w:pPr>
        <w:rPr>
          <w:b/>
          <w:bCs/>
          <w:lang w:val="en-DE"/>
        </w:rPr>
      </w:pPr>
      <w:r w:rsidRPr="002F29A6">
        <w:rPr>
          <w:b/>
          <w:bCs/>
          <w:lang w:val="en-DE"/>
        </w:rPr>
        <w:t>}</w:t>
      </w:r>
    </w:p>
    <w:p w14:paraId="0DE784F7" w14:textId="77777777" w:rsidR="002F29A6" w:rsidRPr="002F29A6" w:rsidRDefault="002F29A6" w:rsidP="002F29A6">
      <w:pPr>
        <w:rPr>
          <w:b/>
          <w:bCs/>
          <w:lang w:val="en-DE"/>
        </w:rPr>
      </w:pPr>
    </w:p>
    <w:p w14:paraId="05E4B6AD" w14:textId="77777777" w:rsidR="002F29A6" w:rsidRPr="002F29A6" w:rsidRDefault="002F29A6" w:rsidP="002F29A6">
      <w:pPr>
        <w:rPr>
          <w:b/>
          <w:bCs/>
          <w:lang w:val="en-DE"/>
        </w:rPr>
      </w:pPr>
      <w:r w:rsidRPr="002F29A6">
        <w:rPr>
          <w:b/>
          <w:bCs/>
          <w:lang w:val="en-DE"/>
        </w:rPr>
        <w:t>.cta:hover {</w:t>
      </w:r>
    </w:p>
    <w:p w14:paraId="3240AE24" w14:textId="77777777" w:rsidR="002F29A6" w:rsidRPr="002F29A6" w:rsidRDefault="002F29A6" w:rsidP="002F29A6">
      <w:pPr>
        <w:rPr>
          <w:b/>
          <w:bCs/>
          <w:lang w:val="en-DE"/>
        </w:rPr>
      </w:pPr>
      <w:r w:rsidRPr="002F29A6">
        <w:rPr>
          <w:b/>
          <w:bCs/>
          <w:lang w:val="en-DE"/>
        </w:rPr>
        <w:t>  background-color: #45a049;</w:t>
      </w:r>
    </w:p>
    <w:p w14:paraId="766563C1" w14:textId="77777777" w:rsidR="002F29A6" w:rsidRPr="002F29A6" w:rsidRDefault="002F29A6" w:rsidP="002F29A6">
      <w:pPr>
        <w:rPr>
          <w:b/>
          <w:bCs/>
          <w:lang w:val="en-DE"/>
        </w:rPr>
      </w:pPr>
      <w:r w:rsidRPr="002F29A6">
        <w:rPr>
          <w:b/>
          <w:bCs/>
          <w:lang w:val="en-DE"/>
        </w:rPr>
        <w:t>}</w:t>
      </w:r>
    </w:p>
    <w:p w14:paraId="2AB0EAA9" w14:textId="77777777" w:rsidR="002F29A6" w:rsidRPr="002F29A6" w:rsidRDefault="002F29A6" w:rsidP="002F29A6">
      <w:pPr>
        <w:rPr>
          <w:b/>
          <w:bCs/>
          <w:lang w:val="en-DE"/>
        </w:rPr>
      </w:pPr>
    </w:p>
    <w:p w14:paraId="60271F7F" w14:textId="77777777" w:rsidR="002F29A6" w:rsidRPr="002F29A6" w:rsidRDefault="002F29A6" w:rsidP="002F29A6">
      <w:pPr>
        <w:rPr>
          <w:b/>
          <w:bCs/>
          <w:lang w:val="en-DE"/>
        </w:rPr>
      </w:pPr>
      <w:r w:rsidRPr="002F29A6">
        <w:rPr>
          <w:b/>
          <w:bCs/>
          <w:i/>
          <w:iCs/>
          <w:lang w:val="en-DE"/>
        </w:rPr>
        <w:t>/* Additional information section */</w:t>
      </w:r>
    </w:p>
    <w:p w14:paraId="57F03DA0" w14:textId="77777777" w:rsidR="002F29A6" w:rsidRPr="002F29A6" w:rsidRDefault="002F29A6" w:rsidP="002F29A6">
      <w:pPr>
        <w:rPr>
          <w:b/>
          <w:bCs/>
          <w:lang w:val="en-DE"/>
        </w:rPr>
      </w:pPr>
      <w:r w:rsidRPr="002F29A6">
        <w:rPr>
          <w:b/>
          <w:bCs/>
          <w:lang w:val="en-DE"/>
        </w:rPr>
        <w:t>.info {</w:t>
      </w:r>
    </w:p>
    <w:p w14:paraId="367911F2" w14:textId="77777777" w:rsidR="002F29A6" w:rsidRPr="002F29A6" w:rsidRDefault="002F29A6" w:rsidP="002F29A6">
      <w:pPr>
        <w:rPr>
          <w:b/>
          <w:bCs/>
          <w:lang w:val="en-DE"/>
        </w:rPr>
      </w:pPr>
      <w:r w:rsidRPr="002F29A6">
        <w:rPr>
          <w:b/>
          <w:bCs/>
          <w:lang w:val="en-DE"/>
        </w:rPr>
        <w:t>  padding: 20px;</w:t>
      </w:r>
    </w:p>
    <w:p w14:paraId="5DB23D31" w14:textId="77777777" w:rsidR="002F29A6" w:rsidRPr="002F29A6" w:rsidRDefault="002F29A6" w:rsidP="002F29A6">
      <w:pPr>
        <w:rPr>
          <w:b/>
          <w:bCs/>
          <w:lang w:val="en-DE"/>
        </w:rPr>
      </w:pPr>
      <w:r w:rsidRPr="002F29A6">
        <w:rPr>
          <w:b/>
          <w:bCs/>
          <w:lang w:val="en-DE"/>
        </w:rPr>
        <w:t>  color: #666;</w:t>
      </w:r>
    </w:p>
    <w:p w14:paraId="19E25732" w14:textId="77777777" w:rsidR="002F29A6" w:rsidRPr="002F29A6" w:rsidRDefault="002F29A6" w:rsidP="002F29A6">
      <w:pPr>
        <w:rPr>
          <w:b/>
          <w:bCs/>
          <w:lang w:val="en-DE"/>
        </w:rPr>
      </w:pPr>
      <w:r w:rsidRPr="002F29A6">
        <w:rPr>
          <w:b/>
          <w:bCs/>
          <w:lang w:val="en-DE"/>
        </w:rPr>
        <w:t xml:space="preserve">  </w:t>
      </w:r>
      <w:r w:rsidRPr="002F29A6">
        <w:rPr>
          <w:b/>
          <w:bCs/>
          <w:i/>
          <w:iCs/>
          <w:lang w:val="en-DE"/>
        </w:rPr>
        <w:t>/* Dark gray text */</w:t>
      </w:r>
    </w:p>
    <w:p w14:paraId="1B37DD34" w14:textId="77777777" w:rsidR="002F29A6" w:rsidRPr="002F29A6" w:rsidRDefault="002F29A6" w:rsidP="002F29A6">
      <w:pPr>
        <w:rPr>
          <w:b/>
          <w:bCs/>
          <w:lang w:val="en-DE"/>
        </w:rPr>
      </w:pPr>
      <w:r w:rsidRPr="002F29A6">
        <w:rPr>
          <w:b/>
          <w:bCs/>
          <w:lang w:val="en-DE"/>
        </w:rPr>
        <w:t>}</w:t>
      </w:r>
    </w:p>
    <w:p w14:paraId="492DC4AB" w14:textId="77777777" w:rsidR="002F29A6" w:rsidRPr="002F29A6" w:rsidRDefault="002F29A6" w:rsidP="002F29A6">
      <w:pPr>
        <w:rPr>
          <w:b/>
          <w:bCs/>
          <w:lang w:val="en-DE"/>
        </w:rPr>
      </w:pPr>
    </w:p>
    <w:p w14:paraId="7BDEB779" w14:textId="77777777" w:rsidR="002F29A6" w:rsidRPr="002F29A6" w:rsidRDefault="002F29A6" w:rsidP="002F29A6">
      <w:pPr>
        <w:rPr>
          <w:b/>
          <w:bCs/>
          <w:lang w:val="en-DE"/>
        </w:rPr>
      </w:pPr>
      <w:r w:rsidRPr="002F29A6">
        <w:rPr>
          <w:b/>
          <w:bCs/>
          <w:lang w:val="en-DE"/>
        </w:rPr>
        <w:t>figure img {</w:t>
      </w:r>
    </w:p>
    <w:p w14:paraId="2A31979E" w14:textId="77777777" w:rsidR="002F29A6" w:rsidRPr="002F29A6" w:rsidRDefault="002F29A6" w:rsidP="002F29A6">
      <w:pPr>
        <w:rPr>
          <w:b/>
          <w:bCs/>
          <w:lang w:val="en-DE"/>
        </w:rPr>
      </w:pPr>
      <w:r w:rsidRPr="002F29A6">
        <w:rPr>
          <w:b/>
          <w:bCs/>
          <w:lang w:val="en-DE"/>
        </w:rPr>
        <w:t>  width: 100%;</w:t>
      </w:r>
    </w:p>
    <w:p w14:paraId="4B924936" w14:textId="77777777" w:rsidR="002F29A6" w:rsidRPr="002F29A6" w:rsidRDefault="002F29A6" w:rsidP="002F29A6">
      <w:pPr>
        <w:rPr>
          <w:b/>
          <w:bCs/>
          <w:lang w:val="en-DE"/>
        </w:rPr>
      </w:pPr>
      <w:r w:rsidRPr="002F29A6">
        <w:rPr>
          <w:b/>
          <w:bCs/>
          <w:lang w:val="en-DE"/>
        </w:rPr>
        <w:t>  border-radius: 1rem;</w:t>
      </w:r>
    </w:p>
    <w:p w14:paraId="460F7B07" w14:textId="77777777" w:rsidR="002F29A6" w:rsidRPr="002F29A6" w:rsidRDefault="002F29A6" w:rsidP="002F29A6">
      <w:pPr>
        <w:rPr>
          <w:b/>
          <w:bCs/>
          <w:lang w:val="en-DE"/>
        </w:rPr>
      </w:pPr>
      <w:r w:rsidRPr="002F29A6">
        <w:rPr>
          <w:b/>
          <w:bCs/>
          <w:lang w:val="en-DE"/>
        </w:rPr>
        <w:t>  border: 0.3rem solid rgba(255, 165, 0, 0.7);</w:t>
      </w:r>
    </w:p>
    <w:p w14:paraId="5AEF9049" w14:textId="77777777" w:rsidR="002F29A6" w:rsidRPr="002F29A6" w:rsidRDefault="002F29A6" w:rsidP="002F29A6">
      <w:pPr>
        <w:rPr>
          <w:b/>
          <w:bCs/>
          <w:lang w:val="en-DE"/>
        </w:rPr>
      </w:pPr>
      <w:r w:rsidRPr="002F29A6">
        <w:rPr>
          <w:b/>
          <w:bCs/>
          <w:lang w:val="en-DE"/>
        </w:rPr>
        <w:t>}</w:t>
      </w:r>
    </w:p>
    <w:p w14:paraId="337F2B12" w14:textId="77777777" w:rsidR="002F29A6" w:rsidRPr="002F29A6" w:rsidRDefault="002F29A6" w:rsidP="002F29A6">
      <w:pPr>
        <w:rPr>
          <w:b/>
          <w:bCs/>
          <w:lang w:val="en-DE"/>
        </w:rPr>
      </w:pPr>
    </w:p>
    <w:p w14:paraId="30A41041" w14:textId="77777777" w:rsidR="002F29A6" w:rsidRPr="002F29A6" w:rsidRDefault="002F29A6" w:rsidP="002F29A6">
      <w:pPr>
        <w:rPr>
          <w:b/>
          <w:bCs/>
          <w:lang w:val="en-DE"/>
        </w:rPr>
      </w:pPr>
      <w:r w:rsidRPr="002F29A6">
        <w:rPr>
          <w:b/>
          <w:bCs/>
          <w:lang w:val="en-DE"/>
        </w:rPr>
        <w:t>figure figcaption {</w:t>
      </w:r>
    </w:p>
    <w:p w14:paraId="211068BA" w14:textId="77777777" w:rsidR="002F29A6" w:rsidRPr="002F29A6" w:rsidRDefault="002F29A6" w:rsidP="002F29A6">
      <w:pPr>
        <w:rPr>
          <w:b/>
          <w:bCs/>
          <w:lang w:val="en-DE"/>
        </w:rPr>
      </w:pPr>
      <w:r w:rsidRPr="002F29A6">
        <w:rPr>
          <w:b/>
          <w:bCs/>
          <w:lang w:val="en-DE"/>
        </w:rPr>
        <w:t>  text-align: center;</w:t>
      </w:r>
    </w:p>
    <w:p w14:paraId="0D8E7C9E" w14:textId="77777777" w:rsidR="002F29A6" w:rsidRPr="002F29A6" w:rsidRDefault="002F29A6" w:rsidP="002F29A6">
      <w:pPr>
        <w:rPr>
          <w:b/>
          <w:bCs/>
          <w:lang w:val="en-DE"/>
        </w:rPr>
      </w:pPr>
      <w:r w:rsidRPr="002F29A6">
        <w:rPr>
          <w:b/>
          <w:bCs/>
          <w:lang w:val="en-DE"/>
        </w:rPr>
        <w:t>  font-size: smaller;</w:t>
      </w:r>
    </w:p>
    <w:p w14:paraId="2E4F7318" w14:textId="77777777" w:rsidR="002F29A6" w:rsidRPr="002F29A6" w:rsidRDefault="002F29A6" w:rsidP="002F29A6">
      <w:pPr>
        <w:rPr>
          <w:b/>
          <w:bCs/>
          <w:lang w:val="en-DE"/>
        </w:rPr>
      </w:pPr>
      <w:r w:rsidRPr="002F29A6">
        <w:rPr>
          <w:b/>
          <w:bCs/>
          <w:lang w:val="en-DE"/>
        </w:rPr>
        <w:t>  color: purple;</w:t>
      </w:r>
    </w:p>
    <w:p w14:paraId="38FF3450" w14:textId="77777777" w:rsidR="002F29A6" w:rsidRPr="002F29A6" w:rsidRDefault="002F29A6" w:rsidP="002F29A6">
      <w:pPr>
        <w:rPr>
          <w:b/>
          <w:bCs/>
          <w:lang w:val="en-DE"/>
        </w:rPr>
      </w:pPr>
      <w:r w:rsidRPr="002F29A6">
        <w:rPr>
          <w:b/>
          <w:bCs/>
          <w:lang w:val="en-DE"/>
        </w:rPr>
        <w:t>}</w:t>
      </w:r>
    </w:p>
    <w:p w14:paraId="3186BDAD" w14:textId="77777777" w:rsidR="002F29A6" w:rsidRPr="002F29A6" w:rsidRDefault="002F29A6" w:rsidP="002F29A6">
      <w:pPr>
        <w:rPr>
          <w:b/>
          <w:bCs/>
          <w:lang w:val="en-DE"/>
        </w:rPr>
      </w:pPr>
    </w:p>
    <w:p w14:paraId="19275CCF" w14:textId="77777777" w:rsidR="002F29A6" w:rsidRPr="002F29A6" w:rsidRDefault="002F29A6" w:rsidP="002F29A6">
      <w:pPr>
        <w:rPr>
          <w:b/>
          <w:bCs/>
          <w:lang w:val="en-DE"/>
        </w:rPr>
      </w:pPr>
      <w:r w:rsidRPr="002F29A6">
        <w:rPr>
          <w:b/>
          <w:bCs/>
          <w:i/>
          <w:iCs/>
          <w:lang w:val="en-DE"/>
        </w:rPr>
        <w:t>/* Footer styles */</w:t>
      </w:r>
    </w:p>
    <w:p w14:paraId="16202534" w14:textId="77777777" w:rsidR="002F29A6" w:rsidRPr="002F29A6" w:rsidRDefault="002F29A6" w:rsidP="002F29A6">
      <w:pPr>
        <w:rPr>
          <w:b/>
          <w:bCs/>
          <w:lang w:val="en-DE"/>
        </w:rPr>
      </w:pPr>
      <w:r w:rsidRPr="002F29A6">
        <w:rPr>
          <w:b/>
          <w:bCs/>
          <w:lang w:val="en-DE"/>
        </w:rPr>
        <w:t>footer {</w:t>
      </w:r>
    </w:p>
    <w:p w14:paraId="6A3FF19D" w14:textId="77777777" w:rsidR="002F29A6" w:rsidRPr="002F29A6" w:rsidRDefault="002F29A6" w:rsidP="002F29A6">
      <w:pPr>
        <w:rPr>
          <w:b/>
          <w:bCs/>
          <w:lang w:val="en-DE"/>
        </w:rPr>
      </w:pPr>
      <w:r w:rsidRPr="002F29A6">
        <w:rPr>
          <w:b/>
          <w:bCs/>
          <w:lang w:val="en-DE"/>
        </w:rPr>
        <w:t>  background-color: #333333;</w:t>
      </w:r>
    </w:p>
    <w:p w14:paraId="3224F6F1" w14:textId="77777777" w:rsidR="002F29A6" w:rsidRPr="002F29A6" w:rsidRDefault="002F29A6" w:rsidP="002F29A6">
      <w:pPr>
        <w:rPr>
          <w:b/>
          <w:bCs/>
          <w:lang w:val="en-DE"/>
        </w:rPr>
      </w:pPr>
      <w:r w:rsidRPr="002F29A6">
        <w:rPr>
          <w:b/>
          <w:bCs/>
          <w:lang w:val="en-DE"/>
        </w:rPr>
        <w:t xml:space="preserve">  </w:t>
      </w:r>
      <w:r w:rsidRPr="002F29A6">
        <w:rPr>
          <w:b/>
          <w:bCs/>
          <w:i/>
          <w:iCs/>
          <w:lang w:val="en-DE"/>
        </w:rPr>
        <w:t>/* Very dark gray, almost black */</w:t>
      </w:r>
    </w:p>
    <w:p w14:paraId="4F224C66" w14:textId="77777777" w:rsidR="002F29A6" w:rsidRPr="002F29A6" w:rsidRDefault="002F29A6" w:rsidP="002F29A6">
      <w:pPr>
        <w:rPr>
          <w:b/>
          <w:bCs/>
          <w:lang w:val="en-DE"/>
        </w:rPr>
      </w:pPr>
      <w:r w:rsidRPr="002F29A6">
        <w:rPr>
          <w:b/>
          <w:bCs/>
          <w:lang w:val="en-DE"/>
        </w:rPr>
        <w:t>  color: white;</w:t>
      </w:r>
    </w:p>
    <w:p w14:paraId="71D9BE84" w14:textId="77777777" w:rsidR="002F29A6" w:rsidRPr="002F29A6" w:rsidRDefault="002F29A6" w:rsidP="002F29A6">
      <w:pPr>
        <w:rPr>
          <w:b/>
          <w:bCs/>
          <w:lang w:val="en-DE"/>
        </w:rPr>
      </w:pPr>
      <w:r w:rsidRPr="002F29A6">
        <w:rPr>
          <w:b/>
          <w:bCs/>
          <w:lang w:val="en-DE"/>
        </w:rPr>
        <w:t>  text-align: center;</w:t>
      </w:r>
    </w:p>
    <w:p w14:paraId="496EC982" w14:textId="77777777" w:rsidR="002F29A6" w:rsidRPr="002F29A6" w:rsidRDefault="002F29A6" w:rsidP="002F29A6">
      <w:pPr>
        <w:rPr>
          <w:b/>
          <w:bCs/>
          <w:lang w:val="en-DE"/>
        </w:rPr>
      </w:pPr>
      <w:r w:rsidRPr="002F29A6">
        <w:rPr>
          <w:b/>
          <w:bCs/>
          <w:lang w:val="en-DE"/>
        </w:rPr>
        <w:t>  padding: 10px 20px;</w:t>
      </w:r>
    </w:p>
    <w:p w14:paraId="3A356E4C" w14:textId="77777777" w:rsidR="002F29A6" w:rsidRPr="002F29A6" w:rsidRDefault="002F29A6" w:rsidP="002F29A6">
      <w:pPr>
        <w:rPr>
          <w:b/>
          <w:bCs/>
          <w:lang w:val="en-DE"/>
        </w:rPr>
      </w:pPr>
      <w:r w:rsidRPr="002F29A6">
        <w:rPr>
          <w:b/>
          <w:bCs/>
          <w:lang w:val="en-DE"/>
        </w:rPr>
        <w:t>}</w:t>
      </w:r>
    </w:p>
    <w:p w14:paraId="2ED52CEE" w14:textId="77777777" w:rsidR="002F29A6" w:rsidRPr="002F29A6" w:rsidRDefault="002F29A6" w:rsidP="002F29A6">
      <w:pPr>
        <w:rPr>
          <w:b/>
          <w:bCs/>
          <w:lang w:val="en-DE"/>
        </w:rPr>
      </w:pPr>
    </w:p>
    <w:p w14:paraId="32FEB5EA" w14:textId="77777777" w:rsidR="002F29A6" w:rsidRDefault="002F29A6" w:rsidP="00512544">
      <w:pPr>
        <w:rPr>
          <w:lang w:val="en-DE"/>
        </w:rPr>
      </w:pPr>
    </w:p>
    <w:p w14:paraId="77901041" w14:textId="77777777" w:rsidR="00190525" w:rsidRDefault="00190525" w:rsidP="00512544">
      <w:pPr>
        <w:rPr>
          <w:lang w:val="en-DE"/>
        </w:rPr>
      </w:pPr>
    </w:p>
    <w:p w14:paraId="7C38D5D0" w14:textId="77777777" w:rsidR="00190525" w:rsidRDefault="00190525" w:rsidP="00512544">
      <w:pPr>
        <w:rPr>
          <w:lang w:val="en-DE"/>
        </w:rPr>
      </w:pPr>
    </w:p>
    <w:p w14:paraId="711C1116" w14:textId="77777777" w:rsidR="00190525" w:rsidRDefault="00190525" w:rsidP="00512544">
      <w:pPr>
        <w:rPr>
          <w:lang w:val="en-DE"/>
        </w:rPr>
      </w:pPr>
    </w:p>
    <w:p w14:paraId="0F9C7EFC" w14:textId="77777777" w:rsidR="00190525" w:rsidRDefault="00190525" w:rsidP="00512544">
      <w:pPr>
        <w:rPr>
          <w:lang w:val="en-DE"/>
        </w:rPr>
      </w:pPr>
    </w:p>
    <w:p w14:paraId="469E849A" w14:textId="77777777" w:rsidR="00190525" w:rsidRDefault="00190525" w:rsidP="00512544">
      <w:pPr>
        <w:rPr>
          <w:lang w:val="en-DE"/>
        </w:rPr>
      </w:pPr>
    </w:p>
    <w:p w14:paraId="42E81DD7" w14:textId="77777777" w:rsidR="00190525" w:rsidRDefault="00190525" w:rsidP="00512544">
      <w:pPr>
        <w:rPr>
          <w:lang w:val="en-DE"/>
        </w:rPr>
      </w:pPr>
    </w:p>
    <w:p w14:paraId="341443B5" w14:textId="77777777" w:rsidR="00190525" w:rsidRDefault="00190525" w:rsidP="00512544">
      <w:pPr>
        <w:rPr>
          <w:lang w:val="en-DE"/>
        </w:rPr>
      </w:pPr>
    </w:p>
    <w:p w14:paraId="3CA5B869" w14:textId="77777777" w:rsidR="00190525" w:rsidRDefault="00190525" w:rsidP="00512544">
      <w:pPr>
        <w:rPr>
          <w:lang w:val="en-DE"/>
        </w:rPr>
      </w:pPr>
    </w:p>
    <w:p w14:paraId="23A2E7CE" w14:textId="77777777" w:rsidR="00190525" w:rsidRPr="00190525" w:rsidRDefault="00190525" w:rsidP="00190525">
      <w:pPr>
        <w:rPr>
          <w:b/>
          <w:bCs/>
          <w:lang w:val="en-DE"/>
        </w:rPr>
      </w:pPr>
      <w:r w:rsidRPr="00190525">
        <w:rPr>
          <w:rFonts w:ascii="Segoe UI Emoji" w:hAnsi="Segoe UI Emoji" w:cs="Segoe UI Emoji"/>
          <w:b/>
          <w:bCs/>
          <w:lang w:val="en-DE"/>
        </w:rPr>
        <w:lastRenderedPageBreak/>
        <w:t>📚</w:t>
      </w:r>
      <w:r w:rsidRPr="00190525">
        <w:rPr>
          <w:b/>
          <w:bCs/>
          <w:lang w:val="en-DE"/>
        </w:rPr>
        <w:t xml:space="preserve"> Backgrounds, borders/margins/paddings and the Box Model</w:t>
      </w:r>
    </w:p>
    <w:p w14:paraId="3BA388C7" w14:textId="77777777" w:rsidR="00190525" w:rsidRPr="00190525" w:rsidRDefault="00190525" w:rsidP="00190525">
      <w:pPr>
        <w:rPr>
          <w:lang w:val="en-DE"/>
        </w:rPr>
      </w:pPr>
      <w:r w:rsidRPr="00190525">
        <w:rPr>
          <w:lang w:val="en-DE"/>
        </w:rPr>
        <w:t xml:space="preserve">Lesson Progress </w:t>
      </w:r>
    </w:p>
    <w:p w14:paraId="0BC303F3" w14:textId="77777777" w:rsidR="00190525" w:rsidRPr="00190525" w:rsidRDefault="00190525" w:rsidP="00190525">
      <w:pPr>
        <w:rPr>
          <w:lang w:val="en-DE"/>
        </w:rPr>
      </w:pPr>
      <w:r w:rsidRPr="00190525">
        <w:rPr>
          <w:lang w:val="en-DE"/>
        </w:rPr>
        <w:t xml:space="preserve">0% Complete </w:t>
      </w:r>
    </w:p>
    <w:p w14:paraId="537B49F5" w14:textId="77777777" w:rsidR="00190525" w:rsidRPr="00190525" w:rsidRDefault="00190525" w:rsidP="00190525">
      <w:pPr>
        <w:rPr>
          <w:b/>
          <w:bCs/>
          <w:lang w:val="en-DE"/>
        </w:rPr>
      </w:pPr>
      <w:r w:rsidRPr="00190525">
        <w:rPr>
          <w:b/>
          <w:bCs/>
          <w:lang w:val="en-DE"/>
        </w:rPr>
        <w:t>Backgrounds</w:t>
      </w:r>
    </w:p>
    <w:p w14:paraId="3BD11D30" w14:textId="77777777" w:rsidR="00190525" w:rsidRPr="00190525" w:rsidRDefault="00190525" w:rsidP="00190525">
      <w:pPr>
        <w:rPr>
          <w:lang w:val="en-DE"/>
        </w:rPr>
      </w:pPr>
      <w:r w:rsidRPr="00190525">
        <w:rPr>
          <w:lang w:val="en-DE"/>
        </w:rPr>
        <w:t>CSS background properties offer extensive control over the appearance of element backgrounds.</w:t>
      </w:r>
    </w:p>
    <w:p w14:paraId="60598477" w14:textId="77777777" w:rsidR="00190525" w:rsidRPr="00190525" w:rsidRDefault="00190525" w:rsidP="00190525">
      <w:pPr>
        <w:numPr>
          <w:ilvl w:val="0"/>
          <w:numId w:val="11"/>
        </w:numPr>
        <w:rPr>
          <w:lang w:val="en-DE"/>
        </w:rPr>
      </w:pPr>
      <w:r w:rsidRPr="00190525">
        <w:rPr>
          <w:lang w:val="en-DE"/>
        </w:rPr>
        <w:t>background-color sets the color of an element's background.</w:t>
      </w:r>
    </w:p>
    <w:p w14:paraId="653BB4C0" w14:textId="77777777" w:rsidR="00190525" w:rsidRPr="00190525" w:rsidRDefault="00190525" w:rsidP="00190525">
      <w:pPr>
        <w:numPr>
          <w:ilvl w:val="0"/>
          <w:numId w:val="11"/>
        </w:numPr>
        <w:rPr>
          <w:lang w:val="en-DE"/>
        </w:rPr>
      </w:pPr>
      <w:r w:rsidRPr="00190525">
        <w:rPr>
          <w:lang w:val="en-DE"/>
        </w:rPr>
        <w:t>background-image allows the placement of an image as the background.</w:t>
      </w:r>
    </w:p>
    <w:p w14:paraId="3E921CB1" w14:textId="77777777" w:rsidR="00190525" w:rsidRPr="00190525" w:rsidRDefault="00190525" w:rsidP="00190525">
      <w:pPr>
        <w:numPr>
          <w:ilvl w:val="0"/>
          <w:numId w:val="11"/>
        </w:numPr>
        <w:rPr>
          <w:lang w:val="en-DE"/>
        </w:rPr>
      </w:pPr>
      <w:r w:rsidRPr="00190525">
        <w:rPr>
          <w:lang w:val="en-DE"/>
        </w:rPr>
        <w:t>background-repeat controls whether and how the background image repeats, with options like repeat, repeat-x, repeat-y, and no-repeat. background-attachment determines whether the background image is fixed (fixed) or scrolls with the content (scroll).</w:t>
      </w:r>
    </w:p>
    <w:p w14:paraId="06637E35" w14:textId="77777777" w:rsidR="00190525" w:rsidRDefault="00190525" w:rsidP="00190525">
      <w:pPr>
        <w:numPr>
          <w:ilvl w:val="0"/>
          <w:numId w:val="11"/>
        </w:numPr>
        <w:rPr>
          <w:lang w:val="en-DE"/>
        </w:rPr>
      </w:pPr>
      <w:r w:rsidRPr="00190525">
        <w:rPr>
          <w:lang w:val="en-DE"/>
        </w:rPr>
        <w:t>background-position sets the starting position of a background image, allowing positioning by keywords (top, left, etc.) or values (50%, 10px).</w:t>
      </w:r>
    </w:p>
    <w:p w14:paraId="73AF71ED"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F8485E"/>
          <w:kern w:val="0"/>
          <w:sz w:val="21"/>
          <w:szCs w:val="21"/>
          <w:lang w:val="en-DE" w:eastAsia="en-DE"/>
          <w14:ligatures w14:val="none"/>
        </w:rPr>
        <w:t>body</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w:t>
      </w:r>
    </w:p>
    <w:p w14:paraId="2CB28576"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font-family:</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2ECC71"/>
          <w:kern w:val="0"/>
          <w:sz w:val="21"/>
          <w:szCs w:val="21"/>
          <w:lang w:val="en-DE" w:eastAsia="en-DE"/>
          <w14:ligatures w14:val="none"/>
        </w:rPr>
        <w:t>Arial</w:t>
      </w:r>
      <w:r w:rsidRPr="00190525">
        <w:rPr>
          <w:rFonts w:ascii="Consolas" w:eastAsia="Times New Roman" w:hAnsi="Consolas" w:cs="Times New Roman"/>
          <w:b/>
          <w:bCs/>
          <w:color w:val="EAE8FD"/>
          <w:kern w:val="0"/>
          <w:sz w:val="21"/>
          <w:szCs w:val="21"/>
          <w:lang w:val="en-DE" w:eastAsia="en-DE"/>
          <w14:ligatures w14:val="none"/>
        </w:rPr>
        <w:t>,</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2ECC71"/>
          <w:kern w:val="0"/>
          <w:sz w:val="21"/>
          <w:szCs w:val="21"/>
          <w:lang w:val="en-DE" w:eastAsia="en-DE"/>
          <w14:ligatures w14:val="none"/>
        </w:rPr>
        <w:t>sans-serif</w:t>
      </w:r>
      <w:r w:rsidRPr="00190525">
        <w:rPr>
          <w:rFonts w:ascii="Consolas" w:eastAsia="Times New Roman" w:hAnsi="Consolas" w:cs="Times New Roman"/>
          <w:b/>
          <w:bCs/>
          <w:color w:val="EAE8FD"/>
          <w:kern w:val="0"/>
          <w:sz w:val="21"/>
          <w:szCs w:val="21"/>
          <w:lang w:val="en-DE" w:eastAsia="en-DE"/>
          <w14:ligatures w14:val="none"/>
        </w:rPr>
        <w:t>;</w:t>
      </w:r>
    </w:p>
    <w:p w14:paraId="57B6DD27"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margin:</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F7A400"/>
          <w:kern w:val="0"/>
          <w:sz w:val="21"/>
          <w:szCs w:val="21"/>
          <w:lang w:val="en-DE" w:eastAsia="en-DE"/>
          <w14:ligatures w14:val="none"/>
        </w:rPr>
        <w:t>0</w:t>
      </w:r>
      <w:r w:rsidRPr="00190525">
        <w:rPr>
          <w:rFonts w:ascii="Consolas" w:eastAsia="Times New Roman" w:hAnsi="Consolas" w:cs="Times New Roman"/>
          <w:b/>
          <w:bCs/>
          <w:color w:val="EAE8FD"/>
          <w:kern w:val="0"/>
          <w:sz w:val="21"/>
          <w:szCs w:val="21"/>
          <w:lang w:val="en-DE" w:eastAsia="en-DE"/>
          <w14:ligatures w14:val="none"/>
        </w:rPr>
        <w:t>;</w:t>
      </w:r>
    </w:p>
    <w:p w14:paraId="1D4F007B"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EAE8FD"/>
          <w:kern w:val="0"/>
          <w:sz w:val="21"/>
          <w:szCs w:val="21"/>
          <w:lang w:val="en-DE" w:eastAsia="en-DE"/>
          <w14:ligatures w14:val="none"/>
        </w:rPr>
        <w:t>}</w:t>
      </w:r>
    </w:p>
    <w:p w14:paraId="7AD223F4"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6ABA4D76"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F8485E"/>
          <w:kern w:val="0"/>
          <w:sz w:val="21"/>
          <w:szCs w:val="21"/>
          <w:lang w:val="en-DE" w:eastAsia="en-DE"/>
          <w14:ligatures w14:val="none"/>
        </w:rPr>
        <w:t>section</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w:t>
      </w:r>
    </w:p>
    <w:p w14:paraId="083A9198"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height:</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F7A400"/>
          <w:kern w:val="0"/>
          <w:sz w:val="21"/>
          <w:szCs w:val="21"/>
          <w:lang w:val="en-DE" w:eastAsia="en-DE"/>
          <w14:ligatures w14:val="none"/>
        </w:rPr>
        <w:t>200px</w:t>
      </w:r>
      <w:r w:rsidRPr="00190525">
        <w:rPr>
          <w:rFonts w:ascii="Consolas" w:eastAsia="Times New Roman" w:hAnsi="Consolas" w:cs="Times New Roman"/>
          <w:b/>
          <w:bCs/>
          <w:color w:val="EAE8FD"/>
          <w:kern w:val="0"/>
          <w:sz w:val="21"/>
          <w:szCs w:val="21"/>
          <w:lang w:val="en-DE" w:eastAsia="en-DE"/>
          <w14:ligatures w14:val="none"/>
        </w:rPr>
        <w:t>;</w:t>
      </w:r>
    </w:p>
    <w:p w14:paraId="49F03302"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padding:</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F7A400"/>
          <w:kern w:val="0"/>
          <w:sz w:val="21"/>
          <w:szCs w:val="21"/>
          <w:lang w:val="en-DE" w:eastAsia="en-DE"/>
          <w14:ligatures w14:val="none"/>
        </w:rPr>
        <w:t>3rem</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F7A400"/>
          <w:kern w:val="0"/>
          <w:sz w:val="21"/>
          <w:szCs w:val="21"/>
          <w:lang w:val="en-DE" w:eastAsia="en-DE"/>
          <w14:ligatures w14:val="none"/>
        </w:rPr>
        <w:t>0</w:t>
      </w:r>
      <w:r w:rsidRPr="00190525">
        <w:rPr>
          <w:rFonts w:ascii="Consolas" w:eastAsia="Times New Roman" w:hAnsi="Consolas" w:cs="Times New Roman"/>
          <w:b/>
          <w:bCs/>
          <w:color w:val="EAE8FD"/>
          <w:kern w:val="0"/>
          <w:sz w:val="21"/>
          <w:szCs w:val="21"/>
          <w:lang w:val="en-DE" w:eastAsia="en-DE"/>
          <w14:ligatures w14:val="none"/>
        </w:rPr>
        <w:t>;</w:t>
      </w:r>
    </w:p>
    <w:p w14:paraId="1EE1B5CF"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text-align:</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2ECC71"/>
          <w:kern w:val="0"/>
          <w:sz w:val="21"/>
          <w:szCs w:val="21"/>
          <w:lang w:val="en-DE" w:eastAsia="en-DE"/>
          <w14:ligatures w14:val="none"/>
        </w:rPr>
        <w:t>center</w:t>
      </w:r>
      <w:r w:rsidRPr="00190525">
        <w:rPr>
          <w:rFonts w:ascii="Consolas" w:eastAsia="Times New Roman" w:hAnsi="Consolas" w:cs="Times New Roman"/>
          <w:b/>
          <w:bCs/>
          <w:color w:val="EAE8FD"/>
          <w:kern w:val="0"/>
          <w:sz w:val="21"/>
          <w:szCs w:val="21"/>
          <w:lang w:val="en-DE" w:eastAsia="en-DE"/>
          <w14:ligatures w14:val="none"/>
        </w:rPr>
        <w:t>;</w:t>
      </w:r>
    </w:p>
    <w:p w14:paraId="5408971F"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color:</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2ECC71"/>
          <w:kern w:val="0"/>
          <w:sz w:val="21"/>
          <w:szCs w:val="21"/>
          <w:lang w:val="en-DE" w:eastAsia="en-DE"/>
          <w14:ligatures w14:val="none"/>
        </w:rPr>
        <w:t>white</w:t>
      </w:r>
      <w:r w:rsidRPr="00190525">
        <w:rPr>
          <w:rFonts w:ascii="Consolas" w:eastAsia="Times New Roman" w:hAnsi="Consolas" w:cs="Times New Roman"/>
          <w:b/>
          <w:bCs/>
          <w:color w:val="EAE8FD"/>
          <w:kern w:val="0"/>
          <w:sz w:val="21"/>
          <w:szCs w:val="21"/>
          <w:lang w:val="en-DE" w:eastAsia="en-DE"/>
          <w14:ligatures w14:val="none"/>
        </w:rPr>
        <w:t>;</w:t>
      </w:r>
    </w:p>
    <w:p w14:paraId="689A60B1"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EAE8FD"/>
          <w:kern w:val="0"/>
          <w:sz w:val="21"/>
          <w:szCs w:val="21"/>
          <w:lang w:val="en-DE" w:eastAsia="en-DE"/>
          <w14:ligatures w14:val="none"/>
        </w:rPr>
        <w:t>}</w:t>
      </w:r>
    </w:p>
    <w:p w14:paraId="057C5DBE"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0F24E3AB"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i/>
          <w:iCs/>
          <w:color w:val="595C5D"/>
          <w:kern w:val="0"/>
          <w:sz w:val="21"/>
          <w:szCs w:val="21"/>
          <w:lang w:val="en-DE" w:eastAsia="en-DE"/>
          <w14:ligatures w14:val="none"/>
        </w:rPr>
        <w:t>/* Background color */</w:t>
      </w:r>
    </w:p>
    <w:p w14:paraId="153EDFF4"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F8485E"/>
          <w:kern w:val="0"/>
          <w:sz w:val="21"/>
          <w:szCs w:val="21"/>
          <w:lang w:val="en-DE" w:eastAsia="en-DE"/>
          <w14:ligatures w14:val="none"/>
        </w:rPr>
        <w:t>.color-bg</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w:t>
      </w:r>
    </w:p>
    <w:p w14:paraId="28225C66"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background-color:</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6EC1E4"/>
          <w:kern w:val="0"/>
          <w:sz w:val="21"/>
          <w:szCs w:val="21"/>
          <w:lang w:val="en-DE" w:eastAsia="en-DE"/>
          <w14:ligatures w14:val="none"/>
        </w:rPr>
        <w:t>#3498db</w:t>
      </w:r>
      <w:r w:rsidRPr="00190525">
        <w:rPr>
          <w:rFonts w:ascii="Consolas" w:eastAsia="Times New Roman" w:hAnsi="Consolas" w:cs="Times New Roman"/>
          <w:b/>
          <w:bCs/>
          <w:color w:val="EAE8FD"/>
          <w:kern w:val="0"/>
          <w:sz w:val="21"/>
          <w:szCs w:val="21"/>
          <w:lang w:val="en-DE" w:eastAsia="en-DE"/>
          <w14:ligatures w14:val="none"/>
        </w:rPr>
        <w:t>;</w:t>
      </w:r>
    </w:p>
    <w:p w14:paraId="493F76D7"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i/>
          <w:iCs/>
          <w:color w:val="595C5D"/>
          <w:kern w:val="0"/>
          <w:sz w:val="21"/>
          <w:szCs w:val="21"/>
          <w:lang w:val="en-DE" w:eastAsia="en-DE"/>
          <w14:ligatures w14:val="none"/>
        </w:rPr>
        <w:t>/* Solid blue background */</w:t>
      </w:r>
    </w:p>
    <w:p w14:paraId="22BF0261"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EAE8FD"/>
          <w:kern w:val="0"/>
          <w:sz w:val="21"/>
          <w:szCs w:val="21"/>
          <w:lang w:val="en-DE" w:eastAsia="en-DE"/>
          <w14:ligatures w14:val="none"/>
        </w:rPr>
        <w:t>}</w:t>
      </w:r>
    </w:p>
    <w:p w14:paraId="14CB08C6"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4C1C5CFC"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i/>
          <w:iCs/>
          <w:color w:val="595C5D"/>
          <w:kern w:val="0"/>
          <w:sz w:val="21"/>
          <w:szCs w:val="21"/>
          <w:lang w:val="en-DE" w:eastAsia="en-DE"/>
          <w14:ligatures w14:val="none"/>
        </w:rPr>
        <w:t>/* Fixed background image */</w:t>
      </w:r>
    </w:p>
    <w:p w14:paraId="77280D34"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F8485E"/>
          <w:kern w:val="0"/>
          <w:sz w:val="21"/>
          <w:szCs w:val="21"/>
          <w:lang w:val="en-DE" w:eastAsia="en-DE"/>
          <w14:ligatures w14:val="none"/>
        </w:rPr>
        <w:t>.fixed-bg</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w:t>
      </w:r>
    </w:p>
    <w:p w14:paraId="568F860A"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background-image:</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2ECC71"/>
          <w:kern w:val="0"/>
          <w:sz w:val="21"/>
          <w:szCs w:val="21"/>
          <w:lang w:val="en-DE" w:eastAsia="en-DE"/>
          <w14:ligatures w14:val="none"/>
        </w:rPr>
        <w:t>url</w:t>
      </w:r>
      <w:r w:rsidRPr="00190525">
        <w:rPr>
          <w:rFonts w:ascii="Consolas" w:eastAsia="Times New Roman" w:hAnsi="Consolas" w:cs="Times New Roman"/>
          <w:b/>
          <w:bCs/>
          <w:color w:val="EAE8FD"/>
          <w:kern w:val="0"/>
          <w:sz w:val="21"/>
          <w:szCs w:val="21"/>
          <w:lang w:val="en-DE" w:eastAsia="en-DE"/>
          <w14:ligatures w14:val="none"/>
        </w:rPr>
        <w:t>(</w:t>
      </w:r>
      <w:r w:rsidRPr="00190525">
        <w:rPr>
          <w:rFonts w:ascii="Consolas" w:eastAsia="Times New Roman" w:hAnsi="Consolas" w:cs="Times New Roman"/>
          <w:b/>
          <w:bCs/>
          <w:color w:val="6EC1E4"/>
          <w:kern w:val="0"/>
          <w:sz w:val="21"/>
          <w:szCs w:val="21"/>
          <w:lang w:val="en-DE" w:eastAsia="en-DE"/>
          <w14:ligatures w14:val="none"/>
        </w:rPr>
        <w:t>"https://cdn.pixabay.com/photo/2016/10/20/18/35/earth-1756274_1280.jpg"</w:t>
      </w:r>
      <w:r w:rsidRPr="00190525">
        <w:rPr>
          <w:rFonts w:ascii="Consolas" w:eastAsia="Times New Roman" w:hAnsi="Consolas" w:cs="Times New Roman"/>
          <w:b/>
          <w:bCs/>
          <w:color w:val="EAE8FD"/>
          <w:kern w:val="0"/>
          <w:sz w:val="21"/>
          <w:szCs w:val="21"/>
          <w:lang w:val="en-DE" w:eastAsia="en-DE"/>
          <w14:ligatures w14:val="none"/>
        </w:rPr>
        <w:t>);</w:t>
      </w:r>
    </w:p>
    <w:p w14:paraId="5B161B1A"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background-attachment:</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2ECC71"/>
          <w:kern w:val="0"/>
          <w:sz w:val="21"/>
          <w:szCs w:val="21"/>
          <w:lang w:val="en-DE" w:eastAsia="en-DE"/>
          <w14:ligatures w14:val="none"/>
        </w:rPr>
        <w:t>fixed</w:t>
      </w:r>
      <w:r w:rsidRPr="00190525">
        <w:rPr>
          <w:rFonts w:ascii="Consolas" w:eastAsia="Times New Roman" w:hAnsi="Consolas" w:cs="Times New Roman"/>
          <w:b/>
          <w:bCs/>
          <w:color w:val="EAE8FD"/>
          <w:kern w:val="0"/>
          <w:sz w:val="21"/>
          <w:szCs w:val="21"/>
          <w:lang w:val="en-DE" w:eastAsia="en-DE"/>
          <w14:ligatures w14:val="none"/>
        </w:rPr>
        <w:t>;</w:t>
      </w:r>
    </w:p>
    <w:p w14:paraId="7A1A9CBE"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i/>
          <w:iCs/>
          <w:color w:val="595C5D"/>
          <w:kern w:val="0"/>
          <w:sz w:val="21"/>
          <w:szCs w:val="21"/>
          <w:lang w:val="en-DE" w:eastAsia="en-DE"/>
          <w14:ligatures w14:val="none"/>
        </w:rPr>
        <w:t>/* The image will not scroll with the page */</w:t>
      </w:r>
    </w:p>
    <w:p w14:paraId="69FC1F3B"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background-position:</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2ECC71"/>
          <w:kern w:val="0"/>
          <w:sz w:val="21"/>
          <w:szCs w:val="21"/>
          <w:lang w:val="en-DE" w:eastAsia="en-DE"/>
          <w14:ligatures w14:val="none"/>
        </w:rPr>
        <w:t>center</w:t>
      </w:r>
      <w:r w:rsidRPr="00190525">
        <w:rPr>
          <w:rFonts w:ascii="Consolas" w:eastAsia="Times New Roman" w:hAnsi="Consolas" w:cs="Times New Roman"/>
          <w:b/>
          <w:bCs/>
          <w:color w:val="EAE8FD"/>
          <w:kern w:val="0"/>
          <w:sz w:val="21"/>
          <w:szCs w:val="21"/>
          <w:lang w:val="en-DE" w:eastAsia="en-DE"/>
          <w14:ligatures w14:val="none"/>
        </w:rPr>
        <w:t>;</w:t>
      </w:r>
    </w:p>
    <w:p w14:paraId="0846FE2B"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i/>
          <w:iCs/>
          <w:color w:val="595C5D"/>
          <w:kern w:val="0"/>
          <w:sz w:val="21"/>
          <w:szCs w:val="21"/>
          <w:lang w:val="en-DE" w:eastAsia="en-DE"/>
          <w14:ligatures w14:val="none"/>
        </w:rPr>
        <w:t>/* Centers the background image */</w:t>
      </w:r>
    </w:p>
    <w:p w14:paraId="26916208"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background-size:</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2ECC71"/>
          <w:kern w:val="0"/>
          <w:sz w:val="21"/>
          <w:szCs w:val="21"/>
          <w:lang w:val="en-DE" w:eastAsia="en-DE"/>
          <w14:ligatures w14:val="none"/>
        </w:rPr>
        <w:t>cover</w:t>
      </w:r>
      <w:r w:rsidRPr="00190525">
        <w:rPr>
          <w:rFonts w:ascii="Consolas" w:eastAsia="Times New Roman" w:hAnsi="Consolas" w:cs="Times New Roman"/>
          <w:b/>
          <w:bCs/>
          <w:color w:val="EAE8FD"/>
          <w:kern w:val="0"/>
          <w:sz w:val="21"/>
          <w:szCs w:val="21"/>
          <w:lang w:val="en-DE" w:eastAsia="en-DE"/>
          <w14:ligatures w14:val="none"/>
        </w:rPr>
        <w:t>;</w:t>
      </w:r>
    </w:p>
    <w:p w14:paraId="326A9F67"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i/>
          <w:iCs/>
          <w:color w:val="595C5D"/>
          <w:kern w:val="0"/>
          <w:sz w:val="21"/>
          <w:szCs w:val="21"/>
          <w:lang w:val="en-DE" w:eastAsia="en-DE"/>
          <w14:ligatures w14:val="none"/>
        </w:rPr>
        <w:t>/* Ensure the image covers the entire section */</w:t>
      </w:r>
    </w:p>
    <w:p w14:paraId="3F720BBC"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EAE8FD"/>
          <w:kern w:val="0"/>
          <w:sz w:val="21"/>
          <w:szCs w:val="21"/>
          <w:lang w:val="en-DE" w:eastAsia="en-DE"/>
          <w14:ligatures w14:val="none"/>
        </w:rPr>
        <w:lastRenderedPageBreak/>
        <w:t>}</w:t>
      </w:r>
    </w:p>
    <w:p w14:paraId="1538F28E"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44BE0176"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i/>
          <w:iCs/>
          <w:color w:val="595C5D"/>
          <w:kern w:val="0"/>
          <w:sz w:val="21"/>
          <w:szCs w:val="21"/>
          <w:lang w:val="en-DE" w:eastAsia="en-DE"/>
          <w14:ligatures w14:val="none"/>
        </w:rPr>
        <w:t>/* Background image that repeats */</w:t>
      </w:r>
    </w:p>
    <w:p w14:paraId="484AD778"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F8485E"/>
          <w:kern w:val="0"/>
          <w:sz w:val="21"/>
          <w:szCs w:val="21"/>
          <w:lang w:val="en-DE" w:eastAsia="en-DE"/>
          <w14:ligatures w14:val="none"/>
        </w:rPr>
        <w:t>.image-bg</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w:t>
      </w:r>
    </w:p>
    <w:p w14:paraId="7A38FAFF"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background-image:</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2ECC71"/>
          <w:kern w:val="0"/>
          <w:sz w:val="21"/>
          <w:szCs w:val="21"/>
          <w:lang w:val="en-DE" w:eastAsia="en-DE"/>
          <w14:ligatures w14:val="none"/>
        </w:rPr>
        <w:t>url</w:t>
      </w:r>
      <w:r w:rsidRPr="00190525">
        <w:rPr>
          <w:rFonts w:ascii="Consolas" w:eastAsia="Times New Roman" w:hAnsi="Consolas" w:cs="Times New Roman"/>
          <w:b/>
          <w:bCs/>
          <w:color w:val="EAE8FD"/>
          <w:kern w:val="0"/>
          <w:sz w:val="21"/>
          <w:szCs w:val="21"/>
          <w:lang w:val="en-DE" w:eastAsia="en-DE"/>
          <w14:ligatures w14:val="none"/>
        </w:rPr>
        <w:t>(</w:t>
      </w:r>
      <w:r w:rsidRPr="00190525">
        <w:rPr>
          <w:rFonts w:ascii="Consolas" w:eastAsia="Times New Roman" w:hAnsi="Consolas" w:cs="Times New Roman"/>
          <w:b/>
          <w:bCs/>
          <w:color w:val="6EC1E4"/>
          <w:kern w:val="0"/>
          <w:sz w:val="21"/>
          <w:szCs w:val="21"/>
          <w:lang w:val="en-DE" w:eastAsia="en-DE"/>
          <w14:ligatures w14:val="none"/>
        </w:rPr>
        <w:t>"https://cdn.pixabay.com/photo/2016/11/29/05/45/astronomy-1867616_1280.jpg"</w:t>
      </w:r>
      <w:r w:rsidRPr="00190525">
        <w:rPr>
          <w:rFonts w:ascii="Consolas" w:eastAsia="Times New Roman" w:hAnsi="Consolas" w:cs="Times New Roman"/>
          <w:b/>
          <w:bCs/>
          <w:color w:val="EAE8FD"/>
          <w:kern w:val="0"/>
          <w:sz w:val="21"/>
          <w:szCs w:val="21"/>
          <w:lang w:val="en-DE" w:eastAsia="en-DE"/>
          <w14:ligatures w14:val="none"/>
        </w:rPr>
        <w:t>);</w:t>
      </w:r>
    </w:p>
    <w:p w14:paraId="7701F1C2"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background-repeat:</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2ECC71"/>
          <w:kern w:val="0"/>
          <w:sz w:val="21"/>
          <w:szCs w:val="21"/>
          <w:lang w:val="en-DE" w:eastAsia="en-DE"/>
          <w14:ligatures w14:val="none"/>
        </w:rPr>
        <w:t>no-repeat</w:t>
      </w:r>
      <w:r w:rsidRPr="00190525">
        <w:rPr>
          <w:rFonts w:ascii="Consolas" w:eastAsia="Times New Roman" w:hAnsi="Consolas" w:cs="Times New Roman"/>
          <w:b/>
          <w:bCs/>
          <w:color w:val="EAE8FD"/>
          <w:kern w:val="0"/>
          <w:sz w:val="21"/>
          <w:szCs w:val="21"/>
          <w:lang w:val="en-DE" w:eastAsia="en-DE"/>
          <w14:ligatures w14:val="none"/>
        </w:rPr>
        <w:t>;</w:t>
      </w:r>
    </w:p>
    <w:p w14:paraId="20A499B0"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background-position:</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2ECC71"/>
          <w:kern w:val="0"/>
          <w:sz w:val="21"/>
          <w:szCs w:val="21"/>
          <w:lang w:val="en-DE" w:eastAsia="en-DE"/>
          <w14:ligatures w14:val="none"/>
        </w:rPr>
        <w:t>center</w:t>
      </w:r>
      <w:r w:rsidRPr="00190525">
        <w:rPr>
          <w:rFonts w:ascii="Consolas" w:eastAsia="Times New Roman" w:hAnsi="Consolas" w:cs="Times New Roman"/>
          <w:b/>
          <w:bCs/>
          <w:color w:val="EAE8FD"/>
          <w:kern w:val="0"/>
          <w:sz w:val="21"/>
          <w:szCs w:val="21"/>
          <w:lang w:val="en-DE" w:eastAsia="en-DE"/>
          <w14:ligatures w14:val="none"/>
        </w:rPr>
        <w:t>;</w:t>
      </w:r>
    </w:p>
    <w:p w14:paraId="65A8B24D"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i/>
          <w:iCs/>
          <w:color w:val="595C5D"/>
          <w:kern w:val="0"/>
          <w:sz w:val="21"/>
          <w:szCs w:val="21"/>
          <w:lang w:val="en-DE" w:eastAsia="en-DE"/>
          <w14:ligatures w14:val="none"/>
        </w:rPr>
        <w:t>/* The image will be centered in its container */</w:t>
      </w:r>
    </w:p>
    <w:p w14:paraId="13CD2B1D"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EAE8FD"/>
          <w:kern w:val="0"/>
          <w:sz w:val="21"/>
          <w:szCs w:val="21"/>
          <w:lang w:val="en-DE" w:eastAsia="en-DE"/>
          <w14:ligatures w14:val="none"/>
        </w:rPr>
        <w:t>background-size:</w:t>
      </w: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color w:val="2ECC71"/>
          <w:kern w:val="0"/>
          <w:sz w:val="21"/>
          <w:szCs w:val="21"/>
          <w:lang w:val="en-DE" w:eastAsia="en-DE"/>
          <w14:ligatures w14:val="none"/>
        </w:rPr>
        <w:t>cover</w:t>
      </w:r>
      <w:r w:rsidRPr="00190525">
        <w:rPr>
          <w:rFonts w:ascii="Consolas" w:eastAsia="Times New Roman" w:hAnsi="Consolas" w:cs="Times New Roman"/>
          <w:b/>
          <w:bCs/>
          <w:color w:val="EAE8FD"/>
          <w:kern w:val="0"/>
          <w:sz w:val="21"/>
          <w:szCs w:val="21"/>
          <w:lang w:val="en-DE" w:eastAsia="en-DE"/>
          <w14:ligatures w14:val="none"/>
        </w:rPr>
        <w:t>;</w:t>
      </w:r>
    </w:p>
    <w:p w14:paraId="40FBA3AB"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D4D4D4"/>
          <w:kern w:val="0"/>
          <w:sz w:val="21"/>
          <w:szCs w:val="21"/>
          <w:lang w:val="en-DE" w:eastAsia="en-DE"/>
          <w14:ligatures w14:val="none"/>
        </w:rPr>
        <w:t xml:space="preserve">  </w:t>
      </w:r>
      <w:r w:rsidRPr="00190525">
        <w:rPr>
          <w:rFonts w:ascii="Consolas" w:eastAsia="Times New Roman" w:hAnsi="Consolas" w:cs="Times New Roman"/>
          <w:b/>
          <w:bCs/>
          <w:i/>
          <w:iCs/>
          <w:color w:val="595C5D"/>
          <w:kern w:val="0"/>
          <w:sz w:val="21"/>
          <w:szCs w:val="21"/>
          <w:lang w:val="en-DE" w:eastAsia="en-DE"/>
          <w14:ligatures w14:val="none"/>
        </w:rPr>
        <w:t>/* The image will cover its container */</w:t>
      </w:r>
    </w:p>
    <w:p w14:paraId="10C2B070"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90525">
        <w:rPr>
          <w:rFonts w:ascii="Consolas" w:eastAsia="Times New Roman" w:hAnsi="Consolas" w:cs="Times New Roman"/>
          <w:b/>
          <w:bCs/>
          <w:color w:val="EAE8FD"/>
          <w:kern w:val="0"/>
          <w:sz w:val="21"/>
          <w:szCs w:val="21"/>
          <w:lang w:val="en-DE" w:eastAsia="en-DE"/>
          <w14:ligatures w14:val="none"/>
        </w:rPr>
        <w:t>}</w:t>
      </w:r>
    </w:p>
    <w:p w14:paraId="17F77FF2" w14:textId="77777777" w:rsidR="00190525" w:rsidRPr="00190525" w:rsidRDefault="00190525" w:rsidP="00190525">
      <w:pPr>
        <w:pStyle w:val="ListParagraph"/>
        <w:numPr>
          <w:ilvl w:val="0"/>
          <w:numId w:val="11"/>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29A97297" w14:textId="77777777" w:rsidR="00190525" w:rsidRPr="00190525" w:rsidRDefault="00190525" w:rsidP="00190525">
      <w:pPr>
        <w:rPr>
          <w:lang w:val="en-DE"/>
        </w:rPr>
      </w:pPr>
    </w:p>
    <w:p w14:paraId="31ED6ACE" w14:textId="77777777" w:rsidR="00190525" w:rsidRPr="00190525" w:rsidRDefault="00190525" w:rsidP="00190525">
      <w:pPr>
        <w:rPr>
          <w:b/>
          <w:bCs/>
          <w:lang w:val="en-DE"/>
        </w:rPr>
      </w:pPr>
      <w:r w:rsidRPr="00190525">
        <w:rPr>
          <w:b/>
          <w:bCs/>
          <w:lang w:val="en-DE"/>
        </w:rPr>
        <w:t>Borders, margins and paddings</w:t>
      </w:r>
    </w:p>
    <w:p w14:paraId="7C273979" w14:textId="77777777" w:rsidR="00190525" w:rsidRPr="00190525" w:rsidRDefault="00190525" w:rsidP="00190525">
      <w:pPr>
        <w:rPr>
          <w:lang w:val="en-DE"/>
        </w:rPr>
      </w:pPr>
      <w:r w:rsidRPr="00190525">
        <w:rPr>
          <w:lang w:val="en-DE"/>
        </w:rPr>
        <w:t>Borders, margins, paddings, width, and height are fundamental CSS properties that control the layout and spacing of HTML elements.</w:t>
      </w:r>
    </w:p>
    <w:p w14:paraId="07D4D298" w14:textId="77777777" w:rsidR="00190525" w:rsidRPr="00190525" w:rsidRDefault="00190525" w:rsidP="00190525">
      <w:pPr>
        <w:numPr>
          <w:ilvl w:val="0"/>
          <w:numId w:val="12"/>
        </w:numPr>
        <w:rPr>
          <w:lang w:val="en-DE"/>
        </w:rPr>
      </w:pPr>
      <w:r w:rsidRPr="00190525">
        <w:rPr>
          <w:b/>
          <w:bCs/>
          <w:lang w:val="en-DE"/>
        </w:rPr>
        <w:t>Borders</w:t>
      </w:r>
      <w:r w:rsidRPr="00190525">
        <w:rPr>
          <w:lang w:val="en-DE"/>
        </w:rPr>
        <w:t>: Define the outermost edge of an element, visible as a line surrounding it. You can control its color, style, and width.</w:t>
      </w:r>
    </w:p>
    <w:p w14:paraId="0A9FB99C" w14:textId="77777777" w:rsidR="00190525" w:rsidRPr="00190525" w:rsidRDefault="00190525" w:rsidP="00190525">
      <w:pPr>
        <w:numPr>
          <w:ilvl w:val="0"/>
          <w:numId w:val="12"/>
        </w:numPr>
        <w:rPr>
          <w:lang w:val="en-DE"/>
        </w:rPr>
      </w:pPr>
      <w:r w:rsidRPr="00190525">
        <w:rPr>
          <w:b/>
          <w:bCs/>
          <w:lang w:val="en-DE"/>
        </w:rPr>
        <w:t>Margins</w:t>
      </w:r>
      <w:r w:rsidRPr="00190525">
        <w:rPr>
          <w:lang w:val="en-DE"/>
        </w:rPr>
        <w:t>: The space outside the border, separating the element from adjacent elements. Margins do not have a background color; they are transparent.</w:t>
      </w:r>
    </w:p>
    <w:p w14:paraId="2CA0457A" w14:textId="77777777" w:rsidR="00190525" w:rsidRPr="00190525" w:rsidRDefault="00190525" w:rsidP="00190525">
      <w:pPr>
        <w:numPr>
          <w:ilvl w:val="0"/>
          <w:numId w:val="12"/>
        </w:numPr>
        <w:rPr>
          <w:lang w:val="en-DE"/>
        </w:rPr>
      </w:pPr>
      <w:r w:rsidRPr="00190525">
        <w:rPr>
          <w:b/>
          <w:bCs/>
          <w:lang w:val="en-DE"/>
        </w:rPr>
        <w:t>Paddings</w:t>
      </w:r>
      <w:r w:rsidRPr="00190525">
        <w:rPr>
          <w:lang w:val="en-DE"/>
        </w:rPr>
        <w:t>: The space between an element's border and its content. Padding increases the size of the element but keeps the same background color as the element.</w:t>
      </w:r>
    </w:p>
    <w:p w14:paraId="1B962ED1" w14:textId="77777777" w:rsidR="00190525" w:rsidRPr="00190525" w:rsidRDefault="00190525" w:rsidP="00190525">
      <w:pPr>
        <w:numPr>
          <w:ilvl w:val="0"/>
          <w:numId w:val="12"/>
        </w:numPr>
        <w:rPr>
          <w:lang w:val="en-DE"/>
        </w:rPr>
      </w:pPr>
      <w:r w:rsidRPr="00190525">
        <w:rPr>
          <w:b/>
          <w:bCs/>
          <w:lang w:val="en-DE"/>
        </w:rPr>
        <w:t>Width and Height</w:t>
      </w:r>
      <w:r w:rsidRPr="00190525">
        <w:rPr>
          <w:lang w:val="en-DE"/>
        </w:rPr>
        <w:t>: Specify the size of an element. When used on elements inside a container, their values can be set in absolute units (like pixels) or relative units (like percentages), which are calculated based on the size of their parent container.</w:t>
      </w:r>
    </w:p>
    <w:p w14:paraId="6B8EC511" w14:textId="77777777" w:rsidR="00190525" w:rsidRDefault="00190525" w:rsidP="00190525">
      <w:pPr>
        <w:rPr>
          <w:lang w:val="en-DE"/>
        </w:rPr>
      </w:pPr>
      <w:r w:rsidRPr="00190525">
        <w:rPr>
          <w:lang w:val="en-DE"/>
        </w:rPr>
        <w:t>It's important to note that percentages for margins and paddings on an element, refer to the parent's width! This is because the height of an element is determined by its content but the width is guaranted to exist even without content!</w:t>
      </w:r>
    </w:p>
    <w:p w14:paraId="194A5B16" w14:textId="77777777" w:rsidR="00190525" w:rsidRPr="00190525" w:rsidRDefault="00190525" w:rsidP="00190525">
      <w:pPr>
        <w:rPr>
          <w:b/>
          <w:bCs/>
          <w:lang w:val="en-DE"/>
        </w:rPr>
      </w:pPr>
      <w:r w:rsidRPr="00190525">
        <w:rPr>
          <w:b/>
          <w:bCs/>
          <w:i/>
          <w:iCs/>
          <w:lang w:val="en-DE"/>
        </w:rPr>
        <w:t>/* Styling for the container */</w:t>
      </w:r>
    </w:p>
    <w:p w14:paraId="5495168F" w14:textId="77777777" w:rsidR="00190525" w:rsidRPr="00190525" w:rsidRDefault="00190525" w:rsidP="00190525">
      <w:pPr>
        <w:rPr>
          <w:b/>
          <w:bCs/>
          <w:lang w:val="en-DE"/>
        </w:rPr>
      </w:pPr>
      <w:r w:rsidRPr="00190525">
        <w:rPr>
          <w:b/>
          <w:bCs/>
          <w:lang w:val="en-DE"/>
        </w:rPr>
        <w:t>.container {</w:t>
      </w:r>
    </w:p>
    <w:p w14:paraId="768F554C" w14:textId="77777777" w:rsidR="00190525" w:rsidRPr="00190525" w:rsidRDefault="00190525" w:rsidP="00190525">
      <w:pPr>
        <w:rPr>
          <w:b/>
          <w:bCs/>
          <w:lang w:val="en-DE"/>
        </w:rPr>
      </w:pPr>
      <w:r w:rsidRPr="00190525">
        <w:rPr>
          <w:b/>
          <w:bCs/>
          <w:lang w:val="en-DE"/>
        </w:rPr>
        <w:t>  width: 50%;</w:t>
      </w:r>
    </w:p>
    <w:p w14:paraId="73C82D48" w14:textId="77777777" w:rsidR="00190525" w:rsidRPr="00190525" w:rsidRDefault="00190525" w:rsidP="00190525">
      <w:pPr>
        <w:rPr>
          <w:b/>
          <w:bCs/>
          <w:lang w:val="en-DE"/>
        </w:rPr>
      </w:pPr>
      <w:r w:rsidRPr="00190525">
        <w:rPr>
          <w:b/>
          <w:bCs/>
          <w:lang w:val="en-DE"/>
        </w:rPr>
        <w:t xml:space="preserve">  </w:t>
      </w:r>
      <w:r w:rsidRPr="00190525">
        <w:rPr>
          <w:b/>
          <w:bCs/>
          <w:i/>
          <w:iCs/>
          <w:lang w:val="en-DE"/>
        </w:rPr>
        <w:t>/* Half of the parent's width (body in this case) by default the padding and border are excluded! */</w:t>
      </w:r>
    </w:p>
    <w:p w14:paraId="617E19EA" w14:textId="77777777" w:rsidR="00190525" w:rsidRPr="00190525" w:rsidRDefault="00190525" w:rsidP="00190525">
      <w:pPr>
        <w:rPr>
          <w:b/>
          <w:bCs/>
          <w:lang w:val="en-DE"/>
        </w:rPr>
      </w:pPr>
      <w:r w:rsidRPr="00190525">
        <w:rPr>
          <w:b/>
          <w:bCs/>
          <w:lang w:val="en-DE"/>
        </w:rPr>
        <w:t>  padding: 10%;</w:t>
      </w:r>
    </w:p>
    <w:p w14:paraId="3DB52277" w14:textId="77777777" w:rsidR="00190525" w:rsidRPr="00190525" w:rsidRDefault="00190525" w:rsidP="00190525">
      <w:pPr>
        <w:rPr>
          <w:b/>
          <w:bCs/>
          <w:lang w:val="en-DE"/>
        </w:rPr>
      </w:pPr>
      <w:r w:rsidRPr="00190525">
        <w:rPr>
          <w:b/>
          <w:bCs/>
          <w:lang w:val="en-DE"/>
        </w:rPr>
        <w:t xml:space="preserve">  </w:t>
      </w:r>
      <w:r w:rsidRPr="00190525">
        <w:rPr>
          <w:b/>
          <w:bCs/>
          <w:i/>
          <w:iCs/>
          <w:lang w:val="en-DE"/>
        </w:rPr>
        <w:t>/* Space between the container's border and its content */</w:t>
      </w:r>
    </w:p>
    <w:p w14:paraId="68F7FDC1" w14:textId="77777777" w:rsidR="00190525" w:rsidRPr="00190525" w:rsidRDefault="00190525" w:rsidP="00190525">
      <w:pPr>
        <w:rPr>
          <w:b/>
          <w:bCs/>
          <w:lang w:val="en-DE"/>
        </w:rPr>
      </w:pPr>
      <w:r w:rsidRPr="00190525">
        <w:rPr>
          <w:b/>
          <w:bCs/>
          <w:lang w:val="en-DE"/>
        </w:rPr>
        <w:t>  margin: auto;</w:t>
      </w:r>
    </w:p>
    <w:p w14:paraId="0CCEBCBE" w14:textId="77777777" w:rsidR="00190525" w:rsidRPr="00190525" w:rsidRDefault="00190525" w:rsidP="00190525">
      <w:pPr>
        <w:rPr>
          <w:b/>
          <w:bCs/>
          <w:lang w:val="en-DE"/>
        </w:rPr>
      </w:pPr>
      <w:r w:rsidRPr="00190525">
        <w:rPr>
          <w:b/>
          <w:bCs/>
          <w:lang w:val="en-DE"/>
        </w:rPr>
        <w:t xml:space="preserve">  </w:t>
      </w:r>
      <w:r w:rsidRPr="00190525">
        <w:rPr>
          <w:b/>
          <w:bCs/>
          <w:i/>
          <w:iCs/>
          <w:lang w:val="en-DE"/>
        </w:rPr>
        <w:t>/* Centers the container horizontally */</w:t>
      </w:r>
    </w:p>
    <w:p w14:paraId="722B8084" w14:textId="77777777" w:rsidR="00190525" w:rsidRPr="00190525" w:rsidRDefault="00190525" w:rsidP="00190525">
      <w:pPr>
        <w:rPr>
          <w:b/>
          <w:bCs/>
          <w:lang w:val="en-DE"/>
        </w:rPr>
      </w:pPr>
      <w:r w:rsidRPr="00190525">
        <w:rPr>
          <w:b/>
          <w:bCs/>
          <w:lang w:val="en-DE"/>
        </w:rPr>
        <w:lastRenderedPageBreak/>
        <w:t>  border: 3px solid blue;</w:t>
      </w:r>
    </w:p>
    <w:p w14:paraId="09EE2A56" w14:textId="77777777" w:rsidR="00190525" w:rsidRPr="00190525" w:rsidRDefault="00190525" w:rsidP="00190525">
      <w:pPr>
        <w:rPr>
          <w:b/>
          <w:bCs/>
          <w:lang w:val="en-DE"/>
        </w:rPr>
      </w:pPr>
      <w:r w:rsidRPr="00190525">
        <w:rPr>
          <w:b/>
          <w:bCs/>
          <w:lang w:val="en-DE"/>
        </w:rPr>
        <w:t xml:space="preserve">  </w:t>
      </w:r>
      <w:r w:rsidRPr="00190525">
        <w:rPr>
          <w:b/>
          <w:bCs/>
          <w:i/>
          <w:iCs/>
          <w:lang w:val="en-DE"/>
        </w:rPr>
        <w:t>/* Blue border around the container */</w:t>
      </w:r>
    </w:p>
    <w:p w14:paraId="10DAEBC1" w14:textId="77777777" w:rsidR="00190525" w:rsidRPr="00190525" w:rsidRDefault="00190525" w:rsidP="00190525">
      <w:pPr>
        <w:rPr>
          <w:b/>
          <w:bCs/>
          <w:lang w:val="en-DE"/>
        </w:rPr>
      </w:pPr>
      <w:r w:rsidRPr="00190525">
        <w:rPr>
          <w:b/>
          <w:bCs/>
          <w:lang w:val="en-DE"/>
        </w:rPr>
        <w:t>  background-color: lightgrey;</w:t>
      </w:r>
    </w:p>
    <w:p w14:paraId="3992FBAB" w14:textId="77777777" w:rsidR="00190525" w:rsidRPr="00190525" w:rsidRDefault="00190525" w:rsidP="00190525">
      <w:pPr>
        <w:rPr>
          <w:b/>
          <w:bCs/>
          <w:lang w:val="en-DE"/>
        </w:rPr>
      </w:pPr>
      <w:r w:rsidRPr="00190525">
        <w:rPr>
          <w:b/>
          <w:bCs/>
          <w:lang w:val="en-DE"/>
        </w:rPr>
        <w:t xml:space="preserve">  </w:t>
      </w:r>
      <w:r w:rsidRPr="00190525">
        <w:rPr>
          <w:b/>
          <w:bCs/>
          <w:i/>
          <w:iCs/>
          <w:lang w:val="en-DE"/>
        </w:rPr>
        <w:t>/* Background color of the container */</w:t>
      </w:r>
    </w:p>
    <w:p w14:paraId="56CD9D92" w14:textId="77777777" w:rsidR="00190525" w:rsidRPr="00190525" w:rsidRDefault="00190525" w:rsidP="00190525">
      <w:pPr>
        <w:rPr>
          <w:b/>
          <w:bCs/>
          <w:lang w:val="en-DE"/>
        </w:rPr>
      </w:pPr>
      <w:r w:rsidRPr="00190525">
        <w:rPr>
          <w:b/>
          <w:bCs/>
          <w:lang w:val="en-DE"/>
        </w:rPr>
        <w:t>}</w:t>
      </w:r>
    </w:p>
    <w:p w14:paraId="2922CAB3" w14:textId="77777777" w:rsidR="00190525" w:rsidRPr="00190525" w:rsidRDefault="00190525" w:rsidP="00190525">
      <w:pPr>
        <w:rPr>
          <w:b/>
          <w:bCs/>
          <w:lang w:val="en-DE"/>
        </w:rPr>
      </w:pPr>
    </w:p>
    <w:p w14:paraId="36C6F4A4" w14:textId="77777777" w:rsidR="00190525" w:rsidRPr="00190525" w:rsidRDefault="00190525" w:rsidP="00190525">
      <w:pPr>
        <w:rPr>
          <w:b/>
          <w:bCs/>
          <w:lang w:val="en-DE"/>
        </w:rPr>
      </w:pPr>
      <w:r w:rsidRPr="00190525">
        <w:rPr>
          <w:b/>
          <w:bCs/>
          <w:i/>
          <w:iCs/>
          <w:lang w:val="en-DE"/>
        </w:rPr>
        <w:t>/* Styling for the box inside the container */</w:t>
      </w:r>
    </w:p>
    <w:p w14:paraId="09A41997" w14:textId="77777777" w:rsidR="00190525" w:rsidRPr="00190525" w:rsidRDefault="00190525" w:rsidP="00190525">
      <w:pPr>
        <w:rPr>
          <w:b/>
          <w:bCs/>
          <w:lang w:val="en-DE"/>
        </w:rPr>
      </w:pPr>
      <w:r w:rsidRPr="00190525">
        <w:rPr>
          <w:b/>
          <w:bCs/>
          <w:lang w:val="en-DE"/>
        </w:rPr>
        <w:t>.box {</w:t>
      </w:r>
    </w:p>
    <w:p w14:paraId="77765971" w14:textId="77777777" w:rsidR="00190525" w:rsidRPr="00190525" w:rsidRDefault="00190525" w:rsidP="00190525">
      <w:pPr>
        <w:rPr>
          <w:b/>
          <w:bCs/>
          <w:lang w:val="en-DE"/>
        </w:rPr>
      </w:pPr>
      <w:r w:rsidRPr="00190525">
        <w:rPr>
          <w:b/>
          <w:bCs/>
          <w:lang w:val="en-DE"/>
        </w:rPr>
        <w:t>  width: 75%;</w:t>
      </w:r>
    </w:p>
    <w:p w14:paraId="12524EF9" w14:textId="77777777" w:rsidR="00190525" w:rsidRPr="00190525" w:rsidRDefault="00190525" w:rsidP="00190525">
      <w:pPr>
        <w:rPr>
          <w:b/>
          <w:bCs/>
          <w:lang w:val="en-DE"/>
        </w:rPr>
      </w:pPr>
      <w:r w:rsidRPr="00190525">
        <w:rPr>
          <w:b/>
          <w:bCs/>
          <w:lang w:val="en-DE"/>
        </w:rPr>
        <w:t xml:space="preserve">  </w:t>
      </w:r>
      <w:r w:rsidRPr="00190525">
        <w:rPr>
          <w:b/>
          <w:bCs/>
          <w:i/>
          <w:iCs/>
          <w:lang w:val="en-DE"/>
        </w:rPr>
        <w:t>/* Width relative to its parent (the container) */</w:t>
      </w:r>
    </w:p>
    <w:p w14:paraId="7AAC50F0" w14:textId="77777777" w:rsidR="00190525" w:rsidRPr="00190525" w:rsidRDefault="00190525" w:rsidP="00190525">
      <w:pPr>
        <w:rPr>
          <w:b/>
          <w:bCs/>
          <w:lang w:val="en-DE"/>
        </w:rPr>
      </w:pPr>
      <w:r w:rsidRPr="00190525">
        <w:rPr>
          <w:b/>
          <w:bCs/>
          <w:lang w:val="en-DE"/>
        </w:rPr>
        <w:t>  height: 100px;</w:t>
      </w:r>
    </w:p>
    <w:p w14:paraId="3FAA0704" w14:textId="77777777" w:rsidR="00190525" w:rsidRPr="00190525" w:rsidRDefault="00190525" w:rsidP="00190525">
      <w:pPr>
        <w:rPr>
          <w:b/>
          <w:bCs/>
          <w:lang w:val="en-DE"/>
        </w:rPr>
      </w:pPr>
      <w:r w:rsidRPr="00190525">
        <w:rPr>
          <w:b/>
          <w:bCs/>
          <w:lang w:val="en-DE"/>
        </w:rPr>
        <w:t xml:space="preserve">  </w:t>
      </w:r>
      <w:r w:rsidRPr="00190525">
        <w:rPr>
          <w:b/>
          <w:bCs/>
          <w:i/>
          <w:iCs/>
          <w:lang w:val="en-DE"/>
        </w:rPr>
        <w:t>/* Fixed height */</w:t>
      </w:r>
    </w:p>
    <w:p w14:paraId="78DBF9CB" w14:textId="77777777" w:rsidR="00190525" w:rsidRPr="00190525" w:rsidRDefault="00190525" w:rsidP="00190525">
      <w:pPr>
        <w:rPr>
          <w:b/>
          <w:bCs/>
          <w:lang w:val="en-DE"/>
        </w:rPr>
      </w:pPr>
      <w:r w:rsidRPr="00190525">
        <w:rPr>
          <w:b/>
          <w:bCs/>
          <w:lang w:val="en-DE"/>
        </w:rPr>
        <w:t>  padding: 10%;</w:t>
      </w:r>
    </w:p>
    <w:p w14:paraId="2A0ADCAE" w14:textId="77777777" w:rsidR="00190525" w:rsidRPr="00190525" w:rsidRDefault="00190525" w:rsidP="00190525">
      <w:pPr>
        <w:rPr>
          <w:b/>
          <w:bCs/>
          <w:lang w:val="en-DE"/>
        </w:rPr>
      </w:pPr>
      <w:r w:rsidRPr="00190525">
        <w:rPr>
          <w:b/>
          <w:bCs/>
          <w:lang w:val="en-DE"/>
        </w:rPr>
        <w:t xml:space="preserve">  </w:t>
      </w:r>
      <w:r w:rsidRPr="00190525">
        <w:rPr>
          <w:b/>
          <w:bCs/>
          <w:i/>
          <w:iCs/>
          <w:lang w:val="en-DE"/>
        </w:rPr>
        <w:t>/* Space between the box's border and its content based on the parent's width!*/</w:t>
      </w:r>
    </w:p>
    <w:p w14:paraId="7DC0C378" w14:textId="77777777" w:rsidR="00190525" w:rsidRPr="00190525" w:rsidRDefault="00190525" w:rsidP="00190525">
      <w:pPr>
        <w:rPr>
          <w:b/>
          <w:bCs/>
          <w:lang w:val="en-DE"/>
        </w:rPr>
      </w:pPr>
      <w:r w:rsidRPr="00190525">
        <w:rPr>
          <w:b/>
          <w:bCs/>
          <w:lang w:val="en-DE"/>
        </w:rPr>
        <w:t>  margin: 20px 0;</w:t>
      </w:r>
    </w:p>
    <w:p w14:paraId="6717BEA3" w14:textId="77777777" w:rsidR="00190525" w:rsidRPr="00190525" w:rsidRDefault="00190525" w:rsidP="00190525">
      <w:pPr>
        <w:rPr>
          <w:b/>
          <w:bCs/>
          <w:lang w:val="en-DE"/>
        </w:rPr>
      </w:pPr>
      <w:r w:rsidRPr="00190525">
        <w:rPr>
          <w:b/>
          <w:bCs/>
          <w:lang w:val="en-DE"/>
        </w:rPr>
        <w:t xml:space="preserve">  </w:t>
      </w:r>
      <w:r w:rsidRPr="00190525">
        <w:rPr>
          <w:b/>
          <w:bCs/>
          <w:i/>
          <w:iCs/>
          <w:lang w:val="en-DE"/>
        </w:rPr>
        <w:t>/* Margin above and below the box, no horizontal margins */</w:t>
      </w:r>
    </w:p>
    <w:p w14:paraId="14F970B9" w14:textId="77777777" w:rsidR="00190525" w:rsidRPr="00190525" w:rsidRDefault="00190525" w:rsidP="00190525">
      <w:pPr>
        <w:rPr>
          <w:b/>
          <w:bCs/>
          <w:lang w:val="en-DE"/>
        </w:rPr>
      </w:pPr>
      <w:r w:rsidRPr="00190525">
        <w:rPr>
          <w:b/>
          <w:bCs/>
          <w:lang w:val="en-DE"/>
        </w:rPr>
        <w:t>  border: 2px solid red;</w:t>
      </w:r>
    </w:p>
    <w:p w14:paraId="40662633" w14:textId="77777777" w:rsidR="00190525" w:rsidRPr="00190525" w:rsidRDefault="00190525" w:rsidP="00190525">
      <w:pPr>
        <w:rPr>
          <w:b/>
          <w:bCs/>
          <w:lang w:val="en-DE"/>
        </w:rPr>
      </w:pPr>
      <w:r w:rsidRPr="00190525">
        <w:rPr>
          <w:b/>
          <w:bCs/>
          <w:lang w:val="en-DE"/>
        </w:rPr>
        <w:t xml:space="preserve">  </w:t>
      </w:r>
      <w:r w:rsidRPr="00190525">
        <w:rPr>
          <w:b/>
          <w:bCs/>
          <w:i/>
          <w:iCs/>
          <w:lang w:val="en-DE"/>
        </w:rPr>
        <w:t>/* Red border around the box */</w:t>
      </w:r>
    </w:p>
    <w:p w14:paraId="29D446D3" w14:textId="77777777" w:rsidR="00190525" w:rsidRPr="00190525" w:rsidRDefault="00190525" w:rsidP="00190525">
      <w:pPr>
        <w:rPr>
          <w:b/>
          <w:bCs/>
          <w:lang w:val="en-DE"/>
        </w:rPr>
      </w:pPr>
      <w:r w:rsidRPr="00190525">
        <w:rPr>
          <w:b/>
          <w:bCs/>
          <w:lang w:val="en-DE"/>
        </w:rPr>
        <w:t>  background-color: white;</w:t>
      </w:r>
    </w:p>
    <w:p w14:paraId="4FADCD64" w14:textId="77777777" w:rsidR="00190525" w:rsidRPr="00190525" w:rsidRDefault="00190525" w:rsidP="00190525">
      <w:pPr>
        <w:rPr>
          <w:b/>
          <w:bCs/>
          <w:lang w:val="en-DE"/>
        </w:rPr>
      </w:pPr>
      <w:r w:rsidRPr="00190525">
        <w:rPr>
          <w:b/>
          <w:bCs/>
          <w:lang w:val="en-DE"/>
        </w:rPr>
        <w:t xml:space="preserve">  </w:t>
      </w:r>
      <w:r w:rsidRPr="00190525">
        <w:rPr>
          <w:b/>
          <w:bCs/>
          <w:i/>
          <w:iCs/>
          <w:lang w:val="en-DE"/>
        </w:rPr>
        <w:t>/* Background color of the box */</w:t>
      </w:r>
    </w:p>
    <w:p w14:paraId="59AD4CC5" w14:textId="77777777" w:rsidR="00190525" w:rsidRPr="00190525" w:rsidRDefault="00190525" w:rsidP="00190525">
      <w:pPr>
        <w:rPr>
          <w:b/>
          <w:bCs/>
          <w:lang w:val="en-DE"/>
        </w:rPr>
      </w:pPr>
      <w:r w:rsidRPr="00190525">
        <w:rPr>
          <w:b/>
          <w:bCs/>
          <w:lang w:val="en-DE"/>
        </w:rPr>
        <w:t>  text-align: center;</w:t>
      </w:r>
    </w:p>
    <w:p w14:paraId="6866FA6E" w14:textId="77777777" w:rsidR="00190525" w:rsidRPr="00190525" w:rsidRDefault="00190525" w:rsidP="00190525">
      <w:pPr>
        <w:rPr>
          <w:b/>
          <w:bCs/>
          <w:lang w:val="en-DE"/>
        </w:rPr>
      </w:pPr>
      <w:r w:rsidRPr="00190525">
        <w:rPr>
          <w:b/>
          <w:bCs/>
          <w:lang w:val="en-DE"/>
        </w:rPr>
        <w:t xml:space="preserve">  </w:t>
      </w:r>
      <w:r w:rsidRPr="00190525">
        <w:rPr>
          <w:b/>
          <w:bCs/>
          <w:i/>
          <w:iCs/>
          <w:lang w:val="en-DE"/>
        </w:rPr>
        <w:t>/* Center the text inside the box */</w:t>
      </w:r>
    </w:p>
    <w:p w14:paraId="51A23822" w14:textId="77777777" w:rsidR="00190525" w:rsidRPr="00190525" w:rsidRDefault="00190525" w:rsidP="00190525">
      <w:pPr>
        <w:rPr>
          <w:b/>
          <w:bCs/>
          <w:lang w:val="en-DE"/>
        </w:rPr>
      </w:pPr>
      <w:r w:rsidRPr="00190525">
        <w:rPr>
          <w:b/>
          <w:bCs/>
          <w:lang w:val="en-DE"/>
        </w:rPr>
        <w:t>  line-height: 100px;</w:t>
      </w:r>
    </w:p>
    <w:p w14:paraId="575058F3" w14:textId="77777777" w:rsidR="00190525" w:rsidRPr="00190525" w:rsidRDefault="00190525" w:rsidP="00190525">
      <w:pPr>
        <w:rPr>
          <w:b/>
          <w:bCs/>
          <w:lang w:val="en-DE"/>
        </w:rPr>
      </w:pPr>
      <w:r w:rsidRPr="00190525">
        <w:rPr>
          <w:b/>
          <w:bCs/>
          <w:lang w:val="en-DE"/>
        </w:rPr>
        <w:t xml:space="preserve">  </w:t>
      </w:r>
      <w:r w:rsidRPr="00190525">
        <w:rPr>
          <w:b/>
          <w:bCs/>
          <w:i/>
          <w:iCs/>
          <w:lang w:val="en-DE"/>
        </w:rPr>
        <w:t>/* Vertically center the text inside the box */</w:t>
      </w:r>
    </w:p>
    <w:p w14:paraId="407151FF" w14:textId="77777777" w:rsidR="00190525" w:rsidRPr="00190525" w:rsidRDefault="00190525" w:rsidP="00190525">
      <w:pPr>
        <w:rPr>
          <w:b/>
          <w:bCs/>
          <w:lang w:val="en-DE"/>
        </w:rPr>
      </w:pPr>
      <w:r w:rsidRPr="00190525">
        <w:rPr>
          <w:b/>
          <w:bCs/>
          <w:lang w:val="en-DE"/>
        </w:rPr>
        <w:t>}</w:t>
      </w:r>
    </w:p>
    <w:p w14:paraId="566376CE" w14:textId="77777777" w:rsidR="00190525" w:rsidRPr="00190525" w:rsidRDefault="00190525" w:rsidP="00190525">
      <w:pPr>
        <w:rPr>
          <w:b/>
          <w:bCs/>
          <w:lang w:val="en-DE"/>
        </w:rPr>
      </w:pPr>
    </w:p>
    <w:p w14:paraId="19590D7F" w14:textId="77777777" w:rsidR="00190525" w:rsidRDefault="00190525" w:rsidP="00190525">
      <w:pPr>
        <w:rPr>
          <w:lang w:val="en-DE"/>
        </w:rPr>
      </w:pPr>
    </w:p>
    <w:p w14:paraId="075E3544" w14:textId="77777777" w:rsidR="00190525" w:rsidRPr="00190525" w:rsidRDefault="00190525" w:rsidP="00190525">
      <w:pPr>
        <w:rPr>
          <w:lang w:val="en-DE"/>
        </w:rPr>
      </w:pPr>
    </w:p>
    <w:p w14:paraId="5F2AFF68" w14:textId="77777777" w:rsidR="00190525" w:rsidRPr="00190525" w:rsidRDefault="00190525" w:rsidP="00190525">
      <w:pPr>
        <w:rPr>
          <w:b/>
          <w:bCs/>
          <w:lang w:val="en-DE"/>
        </w:rPr>
      </w:pPr>
      <w:r w:rsidRPr="00190525">
        <w:rPr>
          <w:b/>
          <w:bCs/>
          <w:lang w:val="en-DE"/>
        </w:rPr>
        <w:t>Box Model</w:t>
      </w:r>
    </w:p>
    <w:p w14:paraId="0F9517B8" w14:textId="77777777" w:rsidR="00190525" w:rsidRPr="00190525" w:rsidRDefault="00190525" w:rsidP="00190525">
      <w:pPr>
        <w:rPr>
          <w:lang w:val="en-DE"/>
        </w:rPr>
      </w:pPr>
      <w:r w:rsidRPr="00190525">
        <w:rPr>
          <w:lang w:val="en-DE"/>
        </w:rPr>
        <w:t>The CSS Box Model is a fundamental concept in web design and development, describing the structure of every element on a webpage. It consists of four main components that define the size and spacing of elements:</w:t>
      </w:r>
    </w:p>
    <w:p w14:paraId="65BBA6A3" w14:textId="77777777" w:rsidR="00190525" w:rsidRPr="00190525" w:rsidRDefault="00190525" w:rsidP="00190525">
      <w:pPr>
        <w:numPr>
          <w:ilvl w:val="0"/>
          <w:numId w:val="13"/>
        </w:numPr>
        <w:rPr>
          <w:lang w:val="en-DE"/>
        </w:rPr>
      </w:pPr>
      <w:r w:rsidRPr="00190525">
        <w:rPr>
          <w:b/>
          <w:bCs/>
          <w:lang w:val="en-DE"/>
        </w:rPr>
        <w:lastRenderedPageBreak/>
        <w:t>Content</w:t>
      </w:r>
      <w:r w:rsidRPr="00190525">
        <w:rPr>
          <w:lang w:val="en-DE"/>
        </w:rPr>
        <w:t>: The actual content of the box, where text and images appear.</w:t>
      </w:r>
    </w:p>
    <w:p w14:paraId="6AF4AF47" w14:textId="77777777" w:rsidR="00190525" w:rsidRPr="00190525" w:rsidRDefault="00190525" w:rsidP="00190525">
      <w:pPr>
        <w:numPr>
          <w:ilvl w:val="0"/>
          <w:numId w:val="13"/>
        </w:numPr>
        <w:rPr>
          <w:lang w:val="en-DE"/>
        </w:rPr>
      </w:pPr>
      <w:r w:rsidRPr="00190525">
        <w:rPr>
          <w:b/>
          <w:bCs/>
          <w:lang w:val="en-DE"/>
        </w:rPr>
        <w:t>Padding</w:t>
      </w:r>
      <w:r w:rsidRPr="00190525">
        <w:rPr>
          <w:lang w:val="en-DE"/>
        </w:rPr>
        <w:t>: The space between the content and the border. Padding increases the size of the box but is inside the border.</w:t>
      </w:r>
    </w:p>
    <w:p w14:paraId="47F51E7E" w14:textId="77777777" w:rsidR="00190525" w:rsidRPr="00190525" w:rsidRDefault="00190525" w:rsidP="00190525">
      <w:pPr>
        <w:numPr>
          <w:ilvl w:val="0"/>
          <w:numId w:val="13"/>
        </w:numPr>
        <w:rPr>
          <w:lang w:val="en-DE"/>
        </w:rPr>
      </w:pPr>
      <w:r w:rsidRPr="00190525">
        <w:rPr>
          <w:b/>
          <w:bCs/>
          <w:lang w:val="en-DE"/>
        </w:rPr>
        <w:t>Border</w:t>
      </w:r>
      <w:r w:rsidRPr="00190525">
        <w:rPr>
          <w:lang w:val="en-DE"/>
        </w:rPr>
        <w:t>: Surrounds the padding (if any) and content. It's the edge of the box as defined by its border style.</w:t>
      </w:r>
    </w:p>
    <w:p w14:paraId="219FB09A" w14:textId="77777777" w:rsidR="00190525" w:rsidRPr="00190525" w:rsidRDefault="00190525" w:rsidP="00190525">
      <w:pPr>
        <w:numPr>
          <w:ilvl w:val="0"/>
          <w:numId w:val="13"/>
        </w:numPr>
        <w:rPr>
          <w:lang w:val="en-DE"/>
        </w:rPr>
      </w:pPr>
      <w:r w:rsidRPr="00190525">
        <w:rPr>
          <w:b/>
          <w:bCs/>
          <w:lang w:val="en-DE"/>
        </w:rPr>
        <w:t>Margin</w:t>
      </w:r>
      <w:r w:rsidRPr="00190525">
        <w:rPr>
          <w:lang w:val="en-DE"/>
        </w:rPr>
        <w:t>: The space outside the border. Margin separates the element from other elements.</w:t>
      </w:r>
    </w:p>
    <w:p w14:paraId="0646BBD8" w14:textId="77777777" w:rsidR="00190525" w:rsidRPr="00190525" w:rsidRDefault="00190525" w:rsidP="00190525">
      <w:pPr>
        <w:rPr>
          <w:lang w:val="en-DE"/>
        </w:rPr>
      </w:pPr>
      <w:r w:rsidRPr="00190525">
        <w:rPr>
          <w:lang w:val="en-DE"/>
        </w:rPr>
        <w:t>CSS provides two main values for the box-sizing property to control how the size of boxes is calculated:</w:t>
      </w:r>
    </w:p>
    <w:p w14:paraId="62A11446" w14:textId="77777777" w:rsidR="00190525" w:rsidRPr="00190525" w:rsidRDefault="00190525" w:rsidP="00190525">
      <w:pPr>
        <w:numPr>
          <w:ilvl w:val="0"/>
          <w:numId w:val="14"/>
        </w:numPr>
        <w:rPr>
          <w:lang w:val="en-DE"/>
        </w:rPr>
      </w:pPr>
      <w:r w:rsidRPr="00190525">
        <w:rPr>
          <w:b/>
          <w:bCs/>
          <w:lang w:val="en-DE"/>
        </w:rPr>
        <w:t>content-box</w:t>
      </w:r>
      <w:r w:rsidRPr="00190525">
        <w:rPr>
          <w:lang w:val="en-DE"/>
        </w:rPr>
        <w:t> (the default): The width and height of the element are measured including only the content, but not the padding, border, or margin. This means if you set an element to be 100px wide and then add 20px of padding, the actual display width will be 140px (100px content + 20px padding left + 20px padding right).</w:t>
      </w:r>
    </w:p>
    <w:p w14:paraId="5893B438" w14:textId="77777777" w:rsidR="00190525" w:rsidRPr="00190525" w:rsidRDefault="00190525" w:rsidP="00190525">
      <w:pPr>
        <w:numPr>
          <w:ilvl w:val="0"/>
          <w:numId w:val="14"/>
        </w:numPr>
        <w:rPr>
          <w:lang w:val="en-DE"/>
        </w:rPr>
      </w:pPr>
      <w:r w:rsidRPr="00190525">
        <w:rPr>
          <w:b/>
          <w:bCs/>
          <w:lang w:val="en-DE"/>
        </w:rPr>
        <w:t>border-box</w:t>
      </w:r>
      <w:r w:rsidRPr="00190525">
        <w:rPr>
          <w:lang w:val="en-DE"/>
        </w:rPr>
        <w:t>: The width and height of the element include the content, padding, and border, but not the margin. This approach makes it easier to size elements. Using the same example, if an element is set to 100px width with 20px of padding, the total width remains 100px; the content width is reduced to accommodate the padding and border within the specified width.</w:t>
      </w:r>
    </w:p>
    <w:p w14:paraId="3575ACAC" w14:textId="77777777" w:rsidR="00190525" w:rsidRPr="00190525" w:rsidRDefault="00190525" w:rsidP="00190525">
      <w:pPr>
        <w:rPr>
          <w:lang w:val="en-DE"/>
        </w:rPr>
      </w:pPr>
      <w:r w:rsidRPr="00190525">
        <w:rPr>
          <w:lang w:val="en-DE"/>
        </w:rPr>
        <w:t>Using box-sizing: border-box; is popular in responsive design because it simplifies layout calculations by allowing the designer to include the padding and border in the element's width and height. This model is especially useful in grid and flex layouts, where maintaining consistent element sizes is crucial for alignment and spacing.</w:t>
      </w:r>
    </w:p>
    <w:p w14:paraId="3D0508D6" w14:textId="77777777" w:rsidR="00190525" w:rsidRPr="00190525" w:rsidRDefault="00190525" w:rsidP="00190525">
      <w:pPr>
        <w:rPr>
          <w:b/>
          <w:bCs/>
          <w:lang w:val="en-DE"/>
        </w:rPr>
      </w:pPr>
      <w:r w:rsidRPr="00190525">
        <w:rPr>
          <w:b/>
          <w:bCs/>
          <w:lang w:val="en-DE"/>
        </w:rPr>
        <w:t>body {</w:t>
      </w:r>
    </w:p>
    <w:p w14:paraId="0530E066" w14:textId="77777777" w:rsidR="00190525" w:rsidRPr="00190525" w:rsidRDefault="00190525" w:rsidP="00190525">
      <w:pPr>
        <w:rPr>
          <w:b/>
          <w:bCs/>
          <w:lang w:val="en-DE"/>
        </w:rPr>
      </w:pPr>
      <w:r w:rsidRPr="00190525">
        <w:rPr>
          <w:b/>
          <w:bCs/>
          <w:lang w:val="en-DE"/>
        </w:rPr>
        <w:t>  margin: 0;</w:t>
      </w:r>
    </w:p>
    <w:p w14:paraId="3F1D56B0" w14:textId="77777777" w:rsidR="00190525" w:rsidRPr="00190525" w:rsidRDefault="00190525" w:rsidP="00190525">
      <w:pPr>
        <w:rPr>
          <w:b/>
          <w:bCs/>
          <w:lang w:val="en-DE"/>
        </w:rPr>
      </w:pPr>
      <w:r w:rsidRPr="00190525">
        <w:rPr>
          <w:b/>
          <w:bCs/>
          <w:lang w:val="en-DE"/>
        </w:rPr>
        <w:t>  font-family: sans-serif;</w:t>
      </w:r>
    </w:p>
    <w:p w14:paraId="6393692A" w14:textId="77777777" w:rsidR="00190525" w:rsidRPr="00190525" w:rsidRDefault="00190525" w:rsidP="00190525">
      <w:pPr>
        <w:rPr>
          <w:b/>
          <w:bCs/>
          <w:lang w:val="en-DE"/>
        </w:rPr>
      </w:pPr>
      <w:r w:rsidRPr="00190525">
        <w:rPr>
          <w:b/>
          <w:bCs/>
          <w:lang w:val="en-DE"/>
        </w:rPr>
        <w:t>  padding: 1rem;</w:t>
      </w:r>
    </w:p>
    <w:p w14:paraId="2936582F" w14:textId="77777777" w:rsidR="00190525" w:rsidRPr="00190525" w:rsidRDefault="00190525" w:rsidP="00190525">
      <w:pPr>
        <w:rPr>
          <w:b/>
          <w:bCs/>
          <w:lang w:val="en-DE"/>
        </w:rPr>
      </w:pPr>
      <w:r w:rsidRPr="00190525">
        <w:rPr>
          <w:b/>
          <w:bCs/>
          <w:lang w:val="en-DE"/>
        </w:rPr>
        <w:t>}</w:t>
      </w:r>
    </w:p>
    <w:p w14:paraId="24E1DA71" w14:textId="77777777" w:rsidR="00190525" w:rsidRPr="00190525" w:rsidRDefault="00190525" w:rsidP="00190525">
      <w:pPr>
        <w:rPr>
          <w:b/>
          <w:bCs/>
          <w:lang w:val="en-DE"/>
        </w:rPr>
      </w:pPr>
    </w:p>
    <w:p w14:paraId="0785F2F4" w14:textId="77777777" w:rsidR="00190525" w:rsidRPr="00190525" w:rsidRDefault="00190525" w:rsidP="00190525">
      <w:pPr>
        <w:rPr>
          <w:b/>
          <w:bCs/>
          <w:lang w:val="en-DE"/>
        </w:rPr>
      </w:pPr>
      <w:r w:rsidRPr="00190525">
        <w:rPr>
          <w:b/>
          <w:bCs/>
          <w:lang w:val="en-DE"/>
        </w:rPr>
        <w:t>#example1 {</w:t>
      </w:r>
    </w:p>
    <w:p w14:paraId="38C61C36" w14:textId="77777777" w:rsidR="00190525" w:rsidRPr="00190525" w:rsidRDefault="00190525" w:rsidP="00190525">
      <w:pPr>
        <w:rPr>
          <w:b/>
          <w:bCs/>
          <w:lang w:val="en-DE"/>
        </w:rPr>
      </w:pPr>
      <w:r w:rsidRPr="00190525">
        <w:rPr>
          <w:b/>
          <w:bCs/>
          <w:lang w:val="en-DE"/>
        </w:rPr>
        <w:t>  box-sizing: content-box;</w:t>
      </w:r>
    </w:p>
    <w:p w14:paraId="2335057B" w14:textId="77777777" w:rsidR="00190525" w:rsidRPr="00190525" w:rsidRDefault="00190525" w:rsidP="00190525">
      <w:pPr>
        <w:rPr>
          <w:b/>
          <w:bCs/>
          <w:lang w:val="en-DE"/>
        </w:rPr>
      </w:pPr>
      <w:r w:rsidRPr="00190525">
        <w:rPr>
          <w:b/>
          <w:bCs/>
          <w:lang w:val="en-DE"/>
        </w:rPr>
        <w:t>  width: 300px;</w:t>
      </w:r>
    </w:p>
    <w:p w14:paraId="44200C8F" w14:textId="77777777" w:rsidR="00190525" w:rsidRPr="00190525" w:rsidRDefault="00190525" w:rsidP="00190525">
      <w:pPr>
        <w:rPr>
          <w:b/>
          <w:bCs/>
          <w:lang w:val="en-DE"/>
        </w:rPr>
      </w:pPr>
      <w:r w:rsidRPr="00190525">
        <w:rPr>
          <w:b/>
          <w:bCs/>
          <w:lang w:val="en-DE"/>
        </w:rPr>
        <w:t>  height: 100px;</w:t>
      </w:r>
    </w:p>
    <w:p w14:paraId="1C8EB1BA" w14:textId="77777777" w:rsidR="00190525" w:rsidRPr="00190525" w:rsidRDefault="00190525" w:rsidP="00190525">
      <w:pPr>
        <w:rPr>
          <w:b/>
          <w:bCs/>
          <w:lang w:val="en-DE"/>
        </w:rPr>
      </w:pPr>
      <w:r w:rsidRPr="00190525">
        <w:rPr>
          <w:b/>
          <w:bCs/>
          <w:lang w:val="en-DE"/>
        </w:rPr>
        <w:t>  padding: 30px;</w:t>
      </w:r>
    </w:p>
    <w:p w14:paraId="2944F600" w14:textId="77777777" w:rsidR="00190525" w:rsidRPr="00190525" w:rsidRDefault="00190525" w:rsidP="00190525">
      <w:pPr>
        <w:rPr>
          <w:b/>
          <w:bCs/>
          <w:lang w:val="en-DE"/>
        </w:rPr>
      </w:pPr>
      <w:r w:rsidRPr="00190525">
        <w:rPr>
          <w:b/>
          <w:bCs/>
          <w:lang w:val="en-DE"/>
        </w:rPr>
        <w:t>  border: 10px solid #f8485e;</w:t>
      </w:r>
    </w:p>
    <w:p w14:paraId="559E3823" w14:textId="77777777" w:rsidR="00190525" w:rsidRPr="00190525" w:rsidRDefault="00190525" w:rsidP="00190525">
      <w:pPr>
        <w:rPr>
          <w:b/>
          <w:bCs/>
          <w:lang w:val="en-DE"/>
        </w:rPr>
      </w:pPr>
      <w:r w:rsidRPr="00190525">
        <w:rPr>
          <w:b/>
          <w:bCs/>
          <w:lang w:val="en-DE"/>
        </w:rPr>
        <w:t>  margin: 0 auto;</w:t>
      </w:r>
    </w:p>
    <w:p w14:paraId="31DC8443" w14:textId="77777777" w:rsidR="00190525" w:rsidRPr="00190525" w:rsidRDefault="00190525" w:rsidP="00190525">
      <w:pPr>
        <w:rPr>
          <w:b/>
          <w:bCs/>
          <w:lang w:val="en-DE"/>
        </w:rPr>
      </w:pPr>
      <w:r w:rsidRPr="00190525">
        <w:rPr>
          <w:b/>
          <w:bCs/>
          <w:lang w:val="en-DE"/>
        </w:rPr>
        <w:t>}</w:t>
      </w:r>
    </w:p>
    <w:p w14:paraId="73CAC73E" w14:textId="77777777" w:rsidR="00190525" w:rsidRPr="00190525" w:rsidRDefault="00190525" w:rsidP="00190525">
      <w:pPr>
        <w:rPr>
          <w:b/>
          <w:bCs/>
          <w:lang w:val="en-DE"/>
        </w:rPr>
      </w:pPr>
    </w:p>
    <w:p w14:paraId="454A8B9C" w14:textId="77777777" w:rsidR="00190525" w:rsidRPr="00190525" w:rsidRDefault="00190525" w:rsidP="00190525">
      <w:pPr>
        <w:rPr>
          <w:b/>
          <w:bCs/>
          <w:lang w:val="en-DE"/>
        </w:rPr>
      </w:pPr>
      <w:r w:rsidRPr="00190525">
        <w:rPr>
          <w:b/>
          <w:bCs/>
          <w:lang w:val="en-DE"/>
        </w:rPr>
        <w:t>#example2 {</w:t>
      </w:r>
    </w:p>
    <w:p w14:paraId="57DAC3B3" w14:textId="77777777" w:rsidR="00190525" w:rsidRPr="00190525" w:rsidRDefault="00190525" w:rsidP="00190525">
      <w:pPr>
        <w:rPr>
          <w:b/>
          <w:bCs/>
          <w:lang w:val="en-DE"/>
        </w:rPr>
      </w:pPr>
      <w:r w:rsidRPr="00190525">
        <w:rPr>
          <w:b/>
          <w:bCs/>
          <w:lang w:val="en-DE"/>
        </w:rPr>
        <w:t>  box-sizing: border-box;</w:t>
      </w:r>
    </w:p>
    <w:p w14:paraId="7E9296AB" w14:textId="77777777" w:rsidR="00190525" w:rsidRPr="00190525" w:rsidRDefault="00190525" w:rsidP="00190525">
      <w:pPr>
        <w:rPr>
          <w:b/>
          <w:bCs/>
          <w:lang w:val="en-DE"/>
        </w:rPr>
      </w:pPr>
      <w:r w:rsidRPr="00190525">
        <w:rPr>
          <w:b/>
          <w:bCs/>
          <w:lang w:val="en-DE"/>
        </w:rPr>
        <w:t>  width: 300px;</w:t>
      </w:r>
    </w:p>
    <w:p w14:paraId="58AB2CDC" w14:textId="77777777" w:rsidR="00190525" w:rsidRPr="00190525" w:rsidRDefault="00190525" w:rsidP="00190525">
      <w:pPr>
        <w:rPr>
          <w:b/>
          <w:bCs/>
          <w:lang w:val="en-DE"/>
        </w:rPr>
      </w:pPr>
      <w:r w:rsidRPr="00190525">
        <w:rPr>
          <w:b/>
          <w:bCs/>
          <w:lang w:val="en-DE"/>
        </w:rPr>
        <w:t>  height: 100px;</w:t>
      </w:r>
    </w:p>
    <w:p w14:paraId="39E4CED0" w14:textId="77777777" w:rsidR="00190525" w:rsidRPr="00190525" w:rsidRDefault="00190525" w:rsidP="00190525">
      <w:pPr>
        <w:rPr>
          <w:b/>
          <w:bCs/>
          <w:lang w:val="en-DE"/>
        </w:rPr>
      </w:pPr>
      <w:r w:rsidRPr="00190525">
        <w:rPr>
          <w:b/>
          <w:bCs/>
          <w:lang w:val="en-DE"/>
        </w:rPr>
        <w:t>  padding: 30px;</w:t>
      </w:r>
    </w:p>
    <w:p w14:paraId="19DEC1B4" w14:textId="77777777" w:rsidR="00190525" w:rsidRPr="00190525" w:rsidRDefault="00190525" w:rsidP="00190525">
      <w:pPr>
        <w:rPr>
          <w:b/>
          <w:bCs/>
          <w:lang w:val="en-DE"/>
        </w:rPr>
      </w:pPr>
      <w:r w:rsidRPr="00190525">
        <w:rPr>
          <w:b/>
          <w:bCs/>
          <w:lang w:val="en-DE"/>
        </w:rPr>
        <w:t>  border: 10px solid #f8485e;</w:t>
      </w:r>
    </w:p>
    <w:p w14:paraId="11B9DC74" w14:textId="77777777" w:rsidR="00190525" w:rsidRPr="00190525" w:rsidRDefault="00190525" w:rsidP="00190525">
      <w:pPr>
        <w:rPr>
          <w:b/>
          <w:bCs/>
          <w:lang w:val="en-DE"/>
        </w:rPr>
      </w:pPr>
      <w:r w:rsidRPr="00190525">
        <w:rPr>
          <w:b/>
          <w:bCs/>
          <w:lang w:val="en-DE"/>
        </w:rPr>
        <w:t>  margin: 0 auto;</w:t>
      </w:r>
    </w:p>
    <w:p w14:paraId="224AFB40" w14:textId="77777777" w:rsidR="00190525" w:rsidRPr="00190525" w:rsidRDefault="00190525" w:rsidP="00190525">
      <w:pPr>
        <w:rPr>
          <w:b/>
          <w:bCs/>
          <w:lang w:val="en-DE"/>
        </w:rPr>
      </w:pPr>
      <w:r w:rsidRPr="00190525">
        <w:rPr>
          <w:b/>
          <w:bCs/>
          <w:lang w:val="en-DE"/>
        </w:rPr>
        <w:t>}</w:t>
      </w:r>
    </w:p>
    <w:p w14:paraId="31958710" w14:textId="77777777" w:rsidR="00190525" w:rsidRPr="00190525" w:rsidRDefault="00190525" w:rsidP="00190525">
      <w:pPr>
        <w:rPr>
          <w:b/>
          <w:bCs/>
          <w:lang w:val="en-DE"/>
        </w:rPr>
      </w:pPr>
    </w:p>
    <w:p w14:paraId="7E6E24A3" w14:textId="77777777" w:rsidR="00190525" w:rsidRDefault="00190525" w:rsidP="00190525">
      <w:pPr>
        <w:rPr>
          <w:lang w:val="en-DE"/>
        </w:rPr>
      </w:pPr>
      <w:r w:rsidRPr="00190525">
        <w:rPr>
          <w:vanish/>
          <w:lang w:val="en-DE"/>
        </w:rPr>
        <w:t>Top of Form</w:t>
      </w:r>
    </w:p>
    <w:p w14:paraId="5454A6D4" w14:textId="77777777" w:rsidR="00F853FD" w:rsidRDefault="00F853FD" w:rsidP="00190525">
      <w:pPr>
        <w:rPr>
          <w:lang w:val="en-DE"/>
        </w:rPr>
      </w:pPr>
    </w:p>
    <w:p w14:paraId="299636D3" w14:textId="77777777" w:rsidR="00F853FD" w:rsidRDefault="00F853FD" w:rsidP="00190525">
      <w:pPr>
        <w:rPr>
          <w:lang w:val="en-DE"/>
        </w:rPr>
      </w:pPr>
    </w:p>
    <w:p w14:paraId="6AEE510E" w14:textId="77777777" w:rsidR="00F853FD" w:rsidRDefault="00F853FD" w:rsidP="00190525">
      <w:pPr>
        <w:rPr>
          <w:lang w:val="en-DE"/>
        </w:rPr>
      </w:pPr>
    </w:p>
    <w:p w14:paraId="014923C0" w14:textId="77777777" w:rsidR="00F853FD" w:rsidRDefault="00F853FD" w:rsidP="00190525">
      <w:pPr>
        <w:rPr>
          <w:lang w:val="en-DE"/>
        </w:rPr>
      </w:pPr>
    </w:p>
    <w:p w14:paraId="411D7EB3" w14:textId="77777777" w:rsidR="00F853FD" w:rsidRDefault="00F853FD" w:rsidP="00190525">
      <w:pPr>
        <w:rPr>
          <w:lang w:val="en-DE"/>
        </w:rPr>
      </w:pPr>
    </w:p>
    <w:p w14:paraId="423C981E" w14:textId="77777777" w:rsidR="00F853FD" w:rsidRDefault="00F853FD" w:rsidP="00190525">
      <w:pPr>
        <w:rPr>
          <w:lang w:val="en-DE"/>
        </w:rPr>
      </w:pPr>
    </w:p>
    <w:p w14:paraId="27E744A1" w14:textId="77777777" w:rsidR="00F853FD" w:rsidRDefault="00F853FD" w:rsidP="00190525">
      <w:pPr>
        <w:rPr>
          <w:lang w:val="en-DE"/>
        </w:rPr>
      </w:pPr>
    </w:p>
    <w:p w14:paraId="3FAF3DBE" w14:textId="77777777" w:rsidR="00F853FD" w:rsidRDefault="00F853FD" w:rsidP="00190525">
      <w:pPr>
        <w:rPr>
          <w:lang w:val="en-DE"/>
        </w:rPr>
      </w:pPr>
    </w:p>
    <w:p w14:paraId="00279183" w14:textId="77777777" w:rsidR="00F853FD" w:rsidRDefault="00F853FD" w:rsidP="00190525">
      <w:pPr>
        <w:rPr>
          <w:lang w:val="en-DE"/>
        </w:rPr>
      </w:pPr>
    </w:p>
    <w:p w14:paraId="457BE401" w14:textId="77777777" w:rsidR="00F853FD" w:rsidRDefault="00F853FD" w:rsidP="00190525">
      <w:pPr>
        <w:rPr>
          <w:lang w:val="en-DE"/>
        </w:rPr>
      </w:pPr>
    </w:p>
    <w:p w14:paraId="010DA609" w14:textId="77777777" w:rsidR="00F853FD" w:rsidRDefault="00F853FD" w:rsidP="00190525">
      <w:pPr>
        <w:rPr>
          <w:lang w:val="en-DE"/>
        </w:rPr>
      </w:pPr>
    </w:p>
    <w:p w14:paraId="43E9FEBC" w14:textId="77777777" w:rsidR="00F853FD" w:rsidRDefault="00F853FD" w:rsidP="00190525">
      <w:pPr>
        <w:rPr>
          <w:lang w:val="en-DE"/>
        </w:rPr>
      </w:pPr>
    </w:p>
    <w:p w14:paraId="26B23C1F" w14:textId="77777777" w:rsidR="00F853FD" w:rsidRDefault="00F853FD" w:rsidP="00190525">
      <w:pPr>
        <w:rPr>
          <w:lang w:val="en-DE"/>
        </w:rPr>
      </w:pPr>
    </w:p>
    <w:p w14:paraId="41C8B80E" w14:textId="77777777" w:rsidR="00F853FD" w:rsidRDefault="00F853FD" w:rsidP="00190525">
      <w:pPr>
        <w:rPr>
          <w:lang w:val="en-DE"/>
        </w:rPr>
      </w:pPr>
    </w:p>
    <w:p w14:paraId="485EFC39" w14:textId="77777777" w:rsidR="00F853FD" w:rsidRDefault="00F853FD" w:rsidP="00190525">
      <w:pPr>
        <w:rPr>
          <w:lang w:val="en-DE"/>
        </w:rPr>
      </w:pPr>
    </w:p>
    <w:p w14:paraId="15FD156C" w14:textId="77777777" w:rsidR="00F853FD" w:rsidRDefault="00F853FD" w:rsidP="00190525">
      <w:pPr>
        <w:rPr>
          <w:lang w:val="en-DE"/>
        </w:rPr>
      </w:pPr>
    </w:p>
    <w:p w14:paraId="05E1695C" w14:textId="77777777" w:rsidR="00F853FD" w:rsidRDefault="00F853FD" w:rsidP="00190525">
      <w:pPr>
        <w:rPr>
          <w:lang w:val="en-DE"/>
        </w:rPr>
      </w:pPr>
    </w:p>
    <w:p w14:paraId="447426AC" w14:textId="77777777" w:rsidR="00F853FD" w:rsidRDefault="00F853FD" w:rsidP="00190525">
      <w:pPr>
        <w:rPr>
          <w:lang w:val="en-DE"/>
        </w:rPr>
      </w:pPr>
    </w:p>
    <w:p w14:paraId="0BD98692" w14:textId="77777777" w:rsidR="00F853FD" w:rsidRDefault="00F853FD" w:rsidP="00190525">
      <w:pPr>
        <w:rPr>
          <w:lang w:val="en-DE"/>
        </w:rPr>
      </w:pPr>
    </w:p>
    <w:p w14:paraId="79B9841A" w14:textId="77777777" w:rsidR="00F853FD" w:rsidRDefault="00F853FD" w:rsidP="00190525">
      <w:pPr>
        <w:rPr>
          <w:lang w:val="en-DE"/>
        </w:rPr>
      </w:pPr>
    </w:p>
    <w:p w14:paraId="4C64D247" w14:textId="77777777" w:rsidR="00F853FD" w:rsidRPr="00F853FD" w:rsidRDefault="00F853FD" w:rsidP="00F853FD">
      <w:pPr>
        <w:rPr>
          <w:b/>
          <w:bCs/>
          <w:lang w:val="en-DE"/>
        </w:rPr>
      </w:pPr>
      <w:r w:rsidRPr="00F853FD">
        <w:rPr>
          <w:rFonts w:ascii="Segoe UI Emoji" w:hAnsi="Segoe UI Emoji" w:cs="Segoe UI Emoji"/>
          <w:b/>
          <w:bCs/>
          <w:lang w:val="en-DE"/>
        </w:rPr>
        <w:lastRenderedPageBreak/>
        <w:t>📚</w:t>
      </w:r>
      <w:r w:rsidRPr="00F853FD">
        <w:rPr>
          <w:b/>
          <w:bCs/>
          <w:lang w:val="en-DE"/>
        </w:rPr>
        <w:t xml:space="preserve"> Text, fonts and links</w:t>
      </w:r>
    </w:p>
    <w:p w14:paraId="52E3DBF0" w14:textId="77777777" w:rsidR="00F853FD" w:rsidRPr="00F853FD" w:rsidRDefault="00F853FD" w:rsidP="00F853FD">
      <w:pPr>
        <w:rPr>
          <w:lang w:val="en-DE"/>
        </w:rPr>
      </w:pPr>
      <w:r w:rsidRPr="00F853FD">
        <w:rPr>
          <w:lang w:val="en-DE"/>
        </w:rPr>
        <w:t xml:space="preserve">Lesson Progress </w:t>
      </w:r>
    </w:p>
    <w:p w14:paraId="0A79607B" w14:textId="77777777" w:rsidR="00F853FD" w:rsidRPr="00F853FD" w:rsidRDefault="00F853FD" w:rsidP="00F853FD">
      <w:pPr>
        <w:rPr>
          <w:lang w:val="en-DE"/>
        </w:rPr>
      </w:pPr>
      <w:r w:rsidRPr="00F853FD">
        <w:rPr>
          <w:lang w:val="en-DE"/>
        </w:rPr>
        <w:t xml:space="preserve">0% Complete </w:t>
      </w:r>
    </w:p>
    <w:p w14:paraId="6D76FD70" w14:textId="77777777" w:rsidR="00F853FD" w:rsidRPr="00F853FD" w:rsidRDefault="00F853FD" w:rsidP="00F853FD">
      <w:pPr>
        <w:rPr>
          <w:b/>
          <w:bCs/>
          <w:lang w:val="en-DE"/>
        </w:rPr>
      </w:pPr>
      <w:r w:rsidRPr="00F853FD">
        <w:rPr>
          <w:b/>
          <w:bCs/>
          <w:lang w:val="en-DE"/>
        </w:rPr>
        <w:t>Text</w:t>
      </w:r>
    </w:p>
    <w:p w14:paraId="08E598B8" w14:textId="77777777" w:rsidR="00F853FD" w:rsidRPr="00F853FD" w:rsidRDefault="00F853FD" w:rsidP="00F853FD">
      <w:pPr>
        <w:rPr>
          <w:lang w:val="en-DE"/>
        </w:rPr>
      </w:pPr>
      <w:r w:rsidRPr="00F853FD">
        <w:rPr>
          <w:lang w:val="en-DE"/>
        </w:rPr>
        <w:t>CSS provides a robust set of properties for styling text, giving developers control over text appearance and layout to enhance readability and visual appeal. Here's an in-depth look at these properties:</w:t>
      </w:r>
    </w:p>
    <w:p w14:paraId="6B207507" w14:textId="77777777" w:rsidR="00F853FD" w:rsidRPr="00F853FD" w:rsidRDefault="00F853FD" w:rsidP="00F853FD">
      <w:pPr>
        <w:rPr>
          <w:lang w:val="en-DE"/>
        </w:rPr>
      </w:pPr>
      <w:r w:rsidRPr="00F853FD">
        <w:rPr>
          <w:b/>
          <w:bCs/>
          <w:lang w:val="en-DE"/>
        </w:rPr>
        <w:t>Color</w:t>
      </w:r>
    </w:p>
    <w:p w14:paraId="5736717F" w14:textId="77777777" w:rsidR="00F853FD" w:rsidRPr="00F853FD" w:rsidRDefault="00F853FD" w:rsidP="00F853FD">
      <w:pPr>
        <w:numPr>
          <w:ilvl w:val="0"/>
          <w:numId w:val="15"/>
        </w:numPr>
        <w:rPr>
          <w:lang w:val="en-DE"/>
        </w:rPr>
      </w:pPr>
      <w:r w:rsidRPr="00F853FD">
        <w:rPr>
          <w:b/>
          <w:bCs/>
          <w:lang w:val="en-DE"/>
        </w:rPr>
        <w:t>color</w:t>
      </w:r>
      <w:r w:rsidRPr="00F853FD">
        <w:rPr>
          <w:lang w:val="en-DE"/>
        </w:rPr>
        <w:t>: Sets the text color. Accepts color values in formats like name (red), HEX (#ff0000), RGB (rgb(255,0,0)), and other color systems.</w:t>
      </w:r>
    </w:p>
    <w:p w14:paraId="5EACFAF6" w14:textId="77777777" w:rsidR="00F853FD" w:rsidRPr="00F853FD" w:rsidRDefault="00F853FD" w:rsidP="00F853FD">
      <w:pPr>
        <w:rPr>
          <w:lang w:val="en-DE"/>
        </w:rPr>
      </w:pPr>
      <w:r w:rsidRPr="00F853FD">
        <w:rPr>
          <w:b/>
          <w:bCs/>
          <w:lang w:val="en-DE"/>
        </w:rPr>
        <w:t>Alignment</w:t>
      </w:r>
    </w:p>
    <w:p w14:paraId="2D24A9CD" w14:textId="77777777" w:rsidR="00F853FD" w:rsidRPr="00F853FD" w:rsidRDefault="00F853FD" w:rsidP="00F853FD">
      <w:pPr>
        <w:numPr>
          <w:ilvl w:val="0"/>
          <w:numId w:val="16"/>
        </w:numPr>
        <w:rPr>
          <w:lang w:val="en-DE"/>
        </w:rPr>
      </w:pPr>
      <w:r w:rsidRPr="00F853FD">
        <w:rPr>
          <w:b/>
          <w:bCs/>
          <w:lang w:val="en-DE"/>
        </w:rPr>
        <w:t>text-align</w:t>
      </w:r>
      <w:r w:rsidRPr="00F853FD">
        <w:rPr>
          <w:lang w:val="en-DE"/>
        </w:rPr>
        <w:t>: Controls horizontal alignment of text within an element. Values include left, right, center, and justify.</w:t>
      </w:r>
    </w:p>
    <w:p w14:paraId="7292EFAB" w14:textId="77777777" w:rsidR="00F853FD" w:rsidRPr="00F853FD" w:rsidRDefault="00F853FD" w:rsidP="00F853FD">
      <w:pPr>
        <w:rPr>
          <w:lang w:val="en-DE"/>
        </w:rPr>
      </w:pPr>
      <w:r w:rsidRPr="00F853FD">
        <w:rPr>
          <w:b/>
          <w:bCs/>
          <w:lang w:val="en-DE"/>
        </w:rPr>
        <w:t>Decoration</w:t>
      </w:r>
    </w:p>
    <w:p w14:paraId="0A0156EE" w14:textId="77777777" w:rsidR="00F853FD" w:rsidRPr="00F853FD" w:rsidRDefault="00F853FD" w:rsidP="00F853FD">
      <w:pPr>
        <w:numPr>
          <w:ilvl w:val="0"/>
          <w:numId w:val="17"/>
        </w:numPr>
        <w:rPr>
          <w:lang w:val="en-DE"/>
        </w:rPr>
      </w:pPr>
      <w:r w:rsidRPr="00F853FD">
        <w:rPr>
          <w:b/>
          <w:bCs/>
          <w:lang w:val="en-DE"/>
        </w:rPr>
        <w:t>text-decoration-line</w:t>
      </w:r>
      <w:r w:rsidRPr="00F853FD">
        <w:rPr>
          <w:lang w:val="en-DE"/>
        </w:rPr>
        <w:t>: Specifies the type of line in text decoration, such as underline, overline, line-through, or none.</w:t>
      </w:r>
    </w:p>
    <w:p w14:paraId="707099D6" w14:textId="77777777" w:rsidR="00F853FD" w:rsidRPr="00F853FD" w:rsidRDefault="00F853FD" w:rsidP="00F853FD">
      <w:pPr>
        <w:numPr>
          <w:ilvl w:val="0"/>
          <w:numId w:val="17"/>
        </w:numPr>
        <w:rPr>
          <w:lang w:val="en-DE"/>
        </w:rPr>
      </w:pPr>
      <w:r w:rsidRPr="00F853FD">
        <w:rPr>
          <w:b/>
          <w:bCs/>
          <w:lang w:val="en-DE"/>
        </w:rPr>
        <w:t>text-decoration-color</w:t>
      </w:r>
      <w:r w:rsidRPr="00F853FD">
        <w:rPr>
          <w:lang w:val="en-DE"/>
        </w:rPr>
        <w:t>: Sets the color of the text decoration line.</w:t>
      </w:r>
    </w:p>
    <w:p w14:paraId="2ACA9B7B" w14:textId="77777777" w:rsidR="00F853FD" w:rsidRPr="00F853FD" w:rsidRDefault="00F853FD" w:rsidP="00F853FD">
      <w:pPr>
        <w:numPr>
          <w:ilvl w:val="0"/>
          <w:numId w:val="17"/>
        </w:numPr>
        <w:rPr>
          <w:lang w:val="en-DE"/>
        </w:rPr>
      </w:pPr>
      <w:r w:rsidRPr="00F853FD">
        <w:rPr>
          <w:b/>
          <w:bCs/>
          <w:lang w:val="en-DE"/>
        </w:rPr>
        <w:t>text-decoration-style</w:t>
      </w:r>
      <w:r w:rsidRPr="00F853FD">
        <w:rPr>
          <w:lang w:val="en-DE"/>
        </w:rPr>
        <w:t>: Defines the style of the decoration line (e.g., solid, double, dotted, dashed, wavy).</w:t>
      </w:r>
    </w:p>
    <w:p w14:paraId="39BB9786" w14:textId="77777777" w:rsidR="00F853FD" w:rsidRPr="00F853FD" w:rsidRDefault="00F853FD" w:rsidP="00F853FD">
      <w:pPr>
        <w:numPr>
          <w:ilvl w:val="0"/>
          <w:numId w:val="17"/>
        </w:numPr>
        <w:rPr>
          <w:lang w:val="en-DE"/>
        </w:rPr>
      </w:pPr>
      <w:r w:rsidRPr="00F853FD">
        <w:rPr>
          <w:b/>
          <w:bCs/>
          <w:lang w:val="en-DE"/>
        </w:rPr>
        <w:t>text-decoration-thickness</w:t>
      </w:r>
      <w:r w:rsidRPr="00F853FD">
        <w:rPr>
          <w:lang w:val="en-DE"/>
        </w:rPr>
        <w:t>: Controls the thickness of the decoration line, accepting values like from-font, absolute units (2px), or relative units (0.1em).</w:t>
      </w:r>
    </w:p>
    <w:p w14:paraId="6CB0C159" w14:textId="77777777" w:rsidR="00F853FD" w:rsidRPr="00F853FD" w:rsidRDefault="00F853FD" w:rsidP="00F853FD">
      <w:pPr>
        <w:numPr>
          <w:ilvl w:val="0"/>
          <w:numId w:val="17"/>
        </w:numPr>
        <w:rPr>
          <w:lang w:val="en-DE"/>
        </w:rPr>
      </w:pPr>
      <w:r w:rsidRPr="00F853FD">
        <w:rPr>
          <w:b/>
          <w:bCs/>
          <w:lang w:val="en-DE"/>
        </w:rPr>
        <w:t>text-decoration</w:t>
      </w:r>
      <w:r w:rsidRPr="00F853FD">
        <w:rPr>
          <w:lang w:val="en-DE"/>
        </w:rPr>
        <w:t>: A shorthand property to set line, style, color, and thickness of the text decoration.</w:t>
      </w:r>
    </w:p>
    <w:p w14:paraId="53F67315" w14:textId="77777777" w:rsidR="00F853FD" w:rsidRPr="00F853FD" w:rsidRDefault="00F853FD" w:rsidP="00F853FD">
      <w:pPr>
        <w:rPr>
          <w:lang w:val="en-DE"/>
        </w:rPr>
      </w:pPr>
      <w:r w:rsidRPr="00F853FD">
        <w:rPr>
          <w:b/>
          <w:bCs/>
          <w:lang w:val="en-DE"/>
        </w:rPr>
        <w:t>Transformation</w:t>
      </w:r>
    </w:p>
    <w:p w14:paraId="30A9E14B" w14:textId="77777777" w:rsidR="00F853FD" w:rsidRPr="00F853FD" w:rsidRDefault="00F853FD" w:rsidP="00F853FD">
      <w:pPr>
        <w:numPr>
          <w:ilvl w:val="0"/>
          <w:numId w:val="18"/>
        </w:numPr>
        <w:rPr>
          <w:lang w:val="en-DE"/>
        </w:rPr>
      </w:pPr>
      <w:r w:rsidRPr="00F853FD">
        <w:rPr>
          <w:b/>
          <w:bCs/>
          <w:lang w:val="en-DE"/>
        </w:rPr>
        <w:t>text-transform</w:t>
      </w:r>
      <w:r w:rsidRPr="00F853FD">
        <w:rPr>
          <w:lang w:val="en-DE"/>
        </w:rPr>
        <w:t>: Controls the capitalization of text. Values include none, capitalize (first letter of each word), uppercase, and lowercase.</w:t>
      </w:r>
    </w:p>
    <w:p w14:paraId="0034CCF9" w14:textId="77777777" w:rsidR="00F853FD" w:rsidRPr="00F853FD" w:rsidRDefault="00F853FD" w:rsidP="00F853FD">
      <w:pPr>
        <w:rPr>
          <w:lang w:val="en-DE"/>
        </w:rPr>
      </w:pPr>
      <w:r w:rsidRPr="00F853FD">
        <w:rPr>
          <w:b/>
          <w:bCs/>
          <w:lang w:val="en-DE"/>
        </w:rPr>
        <w:t>Spacing</w:t>
      </w:r>
    </w:p>
    <w:p w14:paraId="04A80DF4" w14:textId="77777777" w:rsidR="00F853FD" w:rsidRPr="00F853FD" w:rsidRDefault="00F853FD" w:rsidP="00F853FD">
      <w:pPr>
        <w:numPr>
          <w:ilvl w:val="0"/>
          <w:numId w:val="19"/>
        </w:numPr>
        <w:rPr>
          <w:lang w:val="en-DE"/>
        </w:rPr>
      </w:pPr>
      <w:r w:rsidRPr="00F853FD">
        <w:rPr>
          <w:b/>
          <w:bCs/>
          <w:lang w:val="en-DE"/>
        </w:rPr>
        <w:t>text-indent</w:t>
      </w:r>
      <w:r w:rsidRPr="00F853FD">
        <w:rPr>
          <w:lang w:val="en-DE"/>
        </w:rPr>
        <w:t>: Indents the first line of text in a block element, with values typically in px or em.</w:t>
      </w:r>
    </w:p>
    <w:p w14:paraId="3E2C0489" w14:textId="77777777" w:rsidR="00F853FD" w:rsidRPr="00F853FD" w:rsidRDefault="00F853FD" w:rsidP="00F853FD">
      <w:pPr>
        <w:numPr>
          <w:ilvl w:val="0"/>
          <w:numId w:val="19"/>
        </w:numPr>
        <w:rPr>
          <w:lang w:val="en-DE"/>
        </w:rPr>
      </w:pPr>
      <w:r w:rsidRPr="00F853FD">
        <w:rPr>
          <w:b/>
          <w:bCs/>
          <w:lang w:val="en-DE"/>
        </w:rPr>
        <w:t>letter-spacing</w:t>
      </w:r>
      <w:r w:rsidRPr="00F853FD">
        <w:rPr>
          <w:lang w:val="en-DE"/>
        </w:rPr>
        <w:t>: Adjusts the space between characters in a text.</w:t>
      </w:r>
    </w:p>
    <w:p w14:paraId="39B6DB24" w14:textId="77777777" w:rsidR="00F853FD" w:rsidRPr="00F853FD" w:rsidRDefault="00F853FD" w:rsidP="00F853FD">
      <w:pPr>
        <w:numPr>
          <w:ilvl w:val="0"/>
          <w:numId w:val="19"/>
        </w:numPr>
        <w:rPr>
          <w:lang w:val="en-DE"/>
        </w:rPr>
      </w:pPr>
      <w:r w:rsidRPr="00F853FD">
        <w:rPr>
          <w:b/>
          <w:bCs/>
          <w:lang w:val="en-DE"/>
        </w:rPr>
        <w:t>line-height</w:t>
      </w:r>
      <w:r w:rsidRPr="00F853FD">
        <w:rPr>
          <w:lang w:val="en-DE"/>
        </w:rPr>
        <w:t>: Sets the height of a line box, affecting the space between lines of text. Can be a number, length, or percentage.</w:t>
      </w:r>
    </w:p>
    <w:p w14:paraId="3701BFD5" w14:textId="77777777" w:rsidR="00F853FD" w:rsidRPr="00F853FD" w:rsidRDefault="00F853FD" w:rsidP="00F853FD">
      <w:pPr>
        <w:numPr>
          <w:ilvl w:val="0"/>
          <w:numId w:val="19"/>
        </w:numPr>
        <w:rPr>
          <w:lang w:val="en-DE"/>
        </w:rPr>
      </w:pPr>
      <w:r w:rsidRPr="00F853FD">
        <w:rPr>
          <w:b/>
          <w:bCs/>
          <w:lang w:val="en-DE"/>
        </w:rPr>
        <w:t>word-spacing</w:t>
      </w:r>
      <w:r w:rsidRPr="00F853FD">
        <w:rPr>
          <w:lang w:val="en-DE"/>
        </w:rPr>
        <w:t>: Adjusts the space between words in a text.</w:t>
      </w:r>
    </w:p>
    <w:p w14:paraId="59291A5B" w14:textId="77777777" w:rsidR="00F853FD" w:rsidRPr="00F853FD" w:rsidRDefault="00F853FD" w:rsidP="00F853FD">
      <w:pPr>
        <w:numPr>
          <w:ilvl w:val="0"/>
          <w:numId w:val="19"/>
        </w:numPr>
        <w:rPr>
          <w:lang w:val="en-DE"/>
        </w:rPr>
      </w:pPr>
      <w:r w:rsidRPr="00F853FD">
        <w:rPr>
          <w:b/>
          <w:bCs/>
          <w:lang w:val="en-DE"/>
        </w:rPr>
        <w:t>white-space</w:t>
      </w:r>
      <w:r w:rsidRPr="00F853FD">
        <w:rPr>
          <w:lang w:val="en-DE"/>
        </w:rPr>
        <w:t>: Controls how white space and line breaks within an element are handled. Values include normal, nowrap, pre, pre-wrap, and pre-line.</w:t>
      </w:r>
    </w:p>
    <w:p w14:paraId="18E4F5F2" w14:textId="77777777" w:rsidR="00F853FD" w:rsidRPr="00F853FD" w:rsidRDefault="00F853FD" w:rsidP="00F853FD">
      <w:pPr>
        <w:rPr>
          <w:lang w:val="en-DE"/>
        </w:rPr>
      </w:pPr>
      <w:r w:rsidRPr="00F853FD">
        <w:rPr>
          <w:b/>
          <w:bCs/>
          <w:lang w:val="en-DE"/>
        </w:rPr>
        <w:lastRenderedPageBreak/>
        <w:t>Shadow</w:t>
      </w:r>
    </w:p>
    <w:p w14:paraId="22BBF312" w14:textId="77777777" w:rsidR="00F853FD" w:rsidRDefault="00F853FD" w:rsidP="00F853FD">
      <w:pPr>
        <w:numPr>
          <w:ilvl w:val="0"/>
          <w:numId w:val="20"/>
        </w:numPr>
        <w:rPr>
          <w:lang w:val="en-DE"/>
        </w:rPr>
      </w:pPr>
      <w:r w:rsidRPr="00F853FD">
        <w:rPr>
          <w:b/>
          <w:bCs/>
          <w:lang w:val="en-DE"/>
        </w:rPr>
        <w:t>text-shadow</w:t>
      </w:r>
      <w:r w:rsidRPr="00F853FD">
        <w:rPr>
          <w:lang w:val="en-DE"/>
        </w:rPr>
        <w:t>: Applies shadow effects to text. It takes values for horizontal and vertical offsets, an optional blur radius, and a color (e.g., text-shadow: 2px 2px 4px #000;).</w:t>
      </w:r>
    </w:p>
    <w:p w14:paraId="5DFC7700"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i/>
          <w:iCs/>
          <w:color w:val="595C5D"/>
          <w:kern w:val="0"/>
          <w:sz w:val="21"/>
          <w:szCs w:val="21"/>
          <w:lang w:val="en-DE" w:eastAsia="en-DE"/>
          <w14:ligatures w14:val="none"/>
        </w:rPr>
        <w:t>/* General styles for the container */</w:t>
      </w:r>
    </w:p>
    <w:p w14:paraId="396E1A3C"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F8485E"/>
          <w:kern w:val="0"/>
          <w:sz w:val="21"/>
          <w:szCs w:val="21"/>
          <w:lang w:val="en-DE" w:eastAsia="en-DE"/>
          <w14:ligatures w14:val="none"/>
        </w:rPr>
        <w:t>body</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w:t>
      </w:r>
    </w:p>
    <w:p w14:paraId="4FF14477"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font-family:</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2ECC71"/>
          <w:kern w:val="0"/>
          <w:sz w:val="21"/>
          <w:szCs w:val="21"/>
          <w:lang w:val="en-DE" w:eastAsia="en-DE"/>
          <w14:ligatures w14:val="none"/>
        </w:rPr>
        <w:t>Arial</w:t>
      </w:r>
      <w:r w:rsidRPr="00F853FD">
        <w:rPr>
          <w:rFonts w:ascii="Consolas" w:eastAsia="Times New Roman" w:hAnsi="Consolas" w:cs="Times New Roman"/>
          <w:b/>
          <w:bCs/>
          <w:color w:val="EAE8FD"/>
          <w:kern w:val="0"/>
          <w:sz w:val="21"/>
          <w:szCs w:val="21"/>
          <w:lang w:val="en-DE" w:eastAsia="en-DE"/>
          <w14:ligatures w14:val="none"/>
        </w:rPr>
        <w:t>,</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2ECC71"/>
          <w:kern w:val="0"/>
          <w:sz w:val="21"/>
          <w:szCs w:val="21"/>
          <w:lang w:val="en-DE" w:eastAsia="en-DE"/>
          <w14:ligatures w14:val="none"/>
        </w:rPr>
        <w:t>sans-serif</w:t>
      </w:r>
      <w:r w:rsidRPr="00F853FD">
        <w:rPr>
          <w:rFonts w:ascii="Consolas" w:eastAsia="Times New Roman" w:hAnsi="Consolas" w:cs="Times New Roman"/>
          <w:b/>
          <w:bCs/>
          <w:color w:val="EAE8FD"/>
          <w:kern w:val="0"/>
          <w:sz w:val="21"/>
          <w:szCs w:val="21"/>
          <w:lang w:val="en-DE" w:eastAsia="en-DE"/>
          <w14:ligatures w14:val="none"/>
        </w:rPr>
        <w:t>;</w:t>
      </w:r>
    </w:p>
    <w:p w14:paraId="75DC6CCF"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margin:</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F7A400"/>
          <w:kern w:val="0"/>
          <w:sz w:val="21"/>
          <w:szCs w:val="21"/>
          <w:lang w:val="en-DE" w:eastAsia="en-DE"/>
          <w14:ligatures w14:val="none"/>
        </w:rPr>
        <w:t>20px</w:t>
      </w:r>
      <w:r w:rsidRPr="00F853FD">
        <w:rPr>
          <w:rFonts w:ascii="Consolas" w:eastAsia="Times New Roman" w:hAnsi="Consolas" w:cs="Times New Roman"/>
          <w:b/>
          <w:bCs/>
          <w:color w:val="EAE8FD"/>
          <w:kern w:val="0"/>
          <w:sz w:val="21"/>
          <w:szCs w:val="21"/>
          <w:lang w:val="en-DE" w:eastAsia="en-DE"/>
          <w14:ligatures w14:val="none"/>
        </w:rPr>
        <w:t>;</w:t>
      </w:r>
    </w:p>
    <w:p w14:paraId="24472A67"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EAE8FD"/>
          <w:kern w:val="0"/>
          <w:sz w:val="21"/>
          <w:szCs w:val="21"/>
          <w:lang w:val="en-DE" w:eastAsia="en-DE"/>
          <w14:ligatures w14:val="none"/>
        </w:rPr>
        <w:t>}</w:t>
      </w:r>
    </w:p>
    <w:p w14:paraId="593265CB"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7D77F54F"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i/>
          <w:iCs/>
          <w:color w:val="595C5D"/>
          <w:kern w:val="0"/>
          <w:sz w:val="21"/>
          <w:szCs w:val="21"/>
          <w:lang w:val="en-DE" w:eastAsia="en-DE"/>
          <w14:ligatures w14:val="none"/>
        </w:rPr>
        <w:t>/* Demonstrates text color */</w:t>
      </w:r>
    </w:p>
    <w:p w14:paraId="7E0ACC5C"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F8485E"/>
          <w:kern w:val="0"/>
          <w:sz w:val="21"/>
          <w:szCs w:val="21"/>
          <w:lang w:val="en-DE" w:eastAsia="en-DE"/>
          <w14:ligatures w14:val="none"/>
        </w:rPr>
        <w:t>.color-example</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w:t>
      </w:r>
    </w:p>
    <w:p w14:paraId="7F4EDE94"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color:</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6EC1E4"/>
          <w:kern w:val="0"/>
          <w:sz w:val="21"/>
          <w:szCs w:val="21"/>
          <w:lang w:val="en-DE" w:eastAsia="en-DE"/>
          <w14:ligatures w14:val="none"/>
        </w:rPr>
        <w:t>#3498db</w:t>
      </w:r>
      <w:r w:rsidRPr="00F853FD">
        <w:rPr>
          <w:rFonts w:ascii="Consolas" w:eastAsia="Times New Roman" w:hAnsi="Consolas" w:cs="Times New Roman"/>
          <w:b/>
          <w:bCs/>
          <w:color w:val="EAE8FD"/>
          <w:kern w:val="0"/>
          <w:sz w:val="21"/>
          <w:szCs w:val="21"/>
          <w:lang w:val="en-DE" w:eastAsia="en-DE"/>
          <w14:ligatures w14:val="none"/>
        </w:rPr>
        <w:t>;</w:t>
      </w:r>
    </w:p>
    <w:p w14:paraId="0FBDC908"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i/>
          <w:iCs/>
          <w:color w:val="595C5D"/>
          <w:kern w:val="0"/>
          <w:sz w:val="21"/>
          <w:szCs w:val="21"/>
          <w:lang w:val="en-DE" w:eastAsia="en-DE"/>
          <w14:ligatures w14:val="none"/>
        </w:rPr>
        <w:t>/* Sets text color to blue */</w:t>
      </w:r>
    </w:p>
    <w:p w14:paraId="7ED5F5B8"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EAE8FD"/>
          <w:kern w:val="0"/>
          <w:sz w:val="21"/>
          <w:szCs w:val="21"/>
          <w:lang w:val="en-DE" w:eastAsia="en-DE"/>
          <w14:ligatures w14:val="none"/>
        </w:rPr>
        <w:t>}</w:t>
      </w:r>
    </w:p>
    <w:p w14:paraId="71408E6C"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54A4CBBB"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i/>
          <w:iCs/>
          <w:color w:val="595C5D"/>
          <w:kern w:val="0"/>
          <w:sz w:val="21"/>
          <w:szCs w:val="21"/>
          <w:lang w:val="en-DE" w:eastAsia="en-DE"/>
          <w14:ligatures w14:val="none"/>
        </w:rPr>
        <w:t>/* Demonstrates text alignment */</w:t>
      </w:r>
    </w:p>
    <w:p w14:paraId="5128A092"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F8485E"/>
          <w:kern w:val="0"/>
          <w:sz w:val="21"/>
          <w:szCs w:val="21"/>
          <w:lang w:val="en-DE" w:eastAsia="en-DE"/>
          <w14:ligatures w14:val="none"/>
        </w:rPr>
        <w:t>.alignment-example</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w:t>
      </w:r>
    </w:p>
    <w:p w14:paraId="1EA4E080"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text-align:</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2ECC71"/>
          <w:kern w:val="0"/>
          <w:sz w:val="21"/>
          <w:szCs w:val="21"/>
          <w:lang w:val="en-DE" w:eastAsia="en-DE"/>
          <w14:ligatures w14:val="none"/>
        </w:rPr>
        <w:t>center</w:t>
      </w:r>
      <w:r w:rsidRPr="00F853FD">
        <w:rPr>
          <w:rFonts w:ascii="Consolas" w:eastAsia="Times New Roman" w:hAnsi="Consolas" w:cs="Times New Roman"/>
          <w:b/>
          <w:bCs/>
          <w:color w:val="EAE8FD"/>
          <w:kern w:val="0"/>
          <w:sz w:val="21"/>
          <w:szCs w:val="21"/>
          <w:lang w:val="en-DE" w:eastAsia="en-DE"/>
          <w14:ligatures w14:val="none"/>
        </w:rPr>
        <w:t>;</w:t>
      </w:r>
    </w:p>
    <w:p w14:paraId="364551B6"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i/>
          <w:iCs/>
          <w:color w:val="595C5D"/>
          <w:kern w:val="0"/>
          <w:sz w:val="21"/>
          <w:szCs w:val="21"/>
          <w:lang w:val="en-DE" w:eastAsia="en-DE"/>
          <w14:ligatures w14:val="none"/>
        </w:rPr>
        <w:t>/* Centers for even alignment on both sides */</w:t>
      </w:r>
    </w:p>
    <w:p w14:paraId="1C5C8A56"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EAE8FD"/>
          <w:kern w:val="0"/>
          <w:sz w:val="21"/>
          <w:szCs w:val="21"/>
          <w:lang w:val="en-DE" w:eastAsia="en-DE"/>
          <w14:ligatures w14:val="none"/>
        </w:rPr>
        <w:t>}</w:t>
      </w:r>
    </w:p>
    <w:p w14:paraId="2533C934"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4EBAA010"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i/>
          <w:iCs/>
          <w:color w:val="595C5D"/>
          <w:kern w:val="0"/>
          <w:sz w:val="21"/>
          <w:szCs w:val="21"/>
          <w:lang w:val="en-DE" w:eastAsia="en-DE"/>
          <w14:ligatures w14:val="none"/>
        </w:rPr>
        <w:t>/* Demonstrates text decoration */</w:t>
      </w:r>
    </w:p>
    <w:p w14:paraId="689B6D49"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F8485E"/>
          <w:kern w:val="0"/>
          <w:sz w:val="21"/>
          <w:szCs w:val="21"/>
          <w:lang w:val="en-DE" w:eastAsia="en-DE"/>
          <w14:ligatures w14:val="none"/>
        </w:rPr>
        <w:t>.decoration-example</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w:t>
      </w:r>
    </w:p>
    <w:p w14:paraId="2DBC83CE"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text-decoration-line:</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2ECC71"/>
          <w:kern w:val="0"/>
          <w:sz w:val="21"/>
          <w:szCs w:val="21"/>
          <w:lang w:val="en-DE" w:eastAsia="en-DE"/>
          <w14:ligatures w14:val="none"/>
        </w:rPr>
        <w:t>underline</w:t>
      </w:r>
      <w:r w:rsidRPr="00F853FD">
        <w:rPr>
          <w:rFonts w:ascii="Consolas" w:eastAsia="Times New Roman" w:hAnsi="Consolas" w:cs="Times New Roman"/>
          <w:b/>
          <w:bCs/>
          <w:color w:val="EAE8FD"/>
          <w:kern w:val="0"/>
          <w:sz w:val="21"/>
          <w:szCs w:val="21"/>
          <w:lang w:val="en-DE" w:eastAsia="en-DE"/>
          <w14:ligatures w14:val="none"/>
        </w:rPr>
        <w:t>;</w:t>
      </w:r>
    </w:p>
    <w:p w14:paraId="34193A19"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i/>
          <w:iCs/>
          <w:color w:val="595C5D"/>
          <w:kern w:val="0"/>
          <w:sz w:val="21"/>
          <w:szCs w:val="21"/>
          <w:lang w:val="en-DE" w:eastAsia="en-DE"/>
          <w14:ligatures w14:val="none"/>
        </w:rPr>
        <w:t>/* Adds an underline */</w:t>
      </w:r>
    </w:p>
    <w:p w14:paraId="46D696C4"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text-decoration-color:</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2ECC71"/>
          <w:kern w:val="0"/>
          <w:sz w:val="21"/>
          <w:szCs w:val="21"/>
          <w:lang w:val="en-DE" w:eastAsia="en-DE"/>
          <w14:ligatures w14:val="none"/>
        </w:rPr>
        <w:t>red</w:t>
      </w:r>
      <w:r w:rsidRPr="00F853FD">
        <w:rPr>
          <w:rFonts w:ascii="Consolas" w:eastAsia="Times New Roman" w:hAnsi="Consolas" w:cs="Times New Roman"/>
          <w:b/>
          <w:bCs/>
          <w:color w:val="EAE8FD"/>
          <w:kern w:val="0"/>
          <w:sz w:val="21"/>
          <w:szCs w:val="21"/>
          <w:lang w:val="en-DE" w:eastAsia="en-DE"/>
          <w14:ligatures w14:val="none"/>
        </w:rPr>
        <w:t>;</w:t>
      </w:r>
    </w:p>
    <w:p w14:paraId="3162B432"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i/>
          <w:iCs/>
          <w:color w:val="595C5D"/>
          <w:kern w:val="0"/>
          <w:sz w:val="21"/>
          <w:szCs w:val="21"/>
          <w:lang w:val="en-DE" w:eastAsia="en-DE"/>
          <w14:ligatures w14:val="none"/>
        </w:rPr>
        <w:t>/* Sets the underline color to red */</w:t>
      </w:r>
    </w:p>
    <w:p w14:paraId="32A7B795"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text-decoration-style:</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2ECC71"/>
          <w:kern w:val="0"/>
          <w:sz w:val="21"/>
          <w:szCs w:val="21"/>
          <w:lang w:val="en-DE" w:eastAsia="en-DE"/>
          <w14:ligatures w14:val="none"/>
        </w:rPr>
        <w:t>wavy</w:t>
      </w:r>
      <w:r w:rsidRPr="00F853FD">
        <w:rPr>
          <w:rFonts w:ascii="Consolas" w:eastAsia="Times New Roman" w:hAnsi="Consolas" w:cs="Times New Roman"/>
          <w:b/>
          <w:bCs/>
          <w:color w:val="EAE8FD"/>
          <w:kern w:val="0"/>
          <w:sz w:val="21"/>
          <w:szCs w:val="21"/>
          <w:lang w:val="en-DE" w:eastAsia="en-DE"/>
          <w14:ligatures w14:val="none"/>
        </w:rPr>
        <w:t>;</w:t>
      </w:r>
    </w:p>
    <w:p w14:paraId="673AABAA"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i/>
          <w:iCs/>
          <w:color w:val="595C5D"/>
          <w:kern w:val="0"/>
          <w:sz w:val="21"/>
          <w:szCs w:val="21"/>
          <w:lang w:val="en-DE" w:eastAsia="en-DE"/>
          <w14:ligatures w14:val="none"/>
        </w:rPr>
        <w:t>/* Makes the underline wavy */</w:t>
      </w:r>
    </w:p>
    <w:p w14:paraId="50D87F1C"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text-decoration-thickness:</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F7A400"/>
          <w:kern w:val="0"/>
          <w:sz w:val="21"/>
          <w:szCs w:val="21"/>
          <w:lang w:val="en-DE" w:eastAsia="en-DE"/>
          <w14:ligatures w14:val="none"/>
        </w:rPr>
        <w:t>2px</w:t>
      </w:r>
      <w:r w:rsidRPr="00F853FD">
        <w:rPr>
          <w:rFonts w:ascii="Consolas" w:eastAsia="Times New Roman" w:hAnsi="Consolas" w:cs="Times New Roman"/>
          <w:b/>
          <w:bCs/>
          <w:color w:val="EAE8FD"/>
          <w:kern w:val="0"/>
          <w:sz w:val="21"/>
          <w:szCs w:val="21"/>
          <w:lang w:val="en-DE" w:eastAsia="en-DE"/>
          <w14:ligatures w14:val="none"/>
        </w:rPr>
        <w:t>;</w:t>
      </w:r>
    </w:p>
    <w:p w14:paraId="1C9133A9"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i/>
          <w:iCs/>
          <w:color w:val="595C5D"/>
          <w:kern w:val="0"/>
          <w:sz w:val="21"/>
          <w:szCs w:val="21"/>
          <w:lang w:val="en-DE" w:eastAsia="en-DE"/>
          <w14:ligatures w14:val="none"/>
        </w:rPr>
        <w:t>/* Sets the thickness of the underline */</w:t>
      </w:r>
    </w:p>
    <w:p w14:paraId="09778FBF"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EAE8FD"/>
          <w:kern w:val="0"/>
          <w:sz w:val="21"/>
          <w:szCs w:val="21"/>
          <w:lang w:val="en-DE" w:eastAsia="en-DE"/>
          <w14:ligatures w14:val="none"/>
        </w:rPr>
        <w:t>}</w:t>
      </w:r>
    </w:p>
    <w:p w14:paraId="4AD25273"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01B1EB3C"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i/>
          <w:iCs/>
          <w:color w:val="595C5D"/>
          <w:kern w:val="0"/>
          <w:sz w:val="21"/>
          <w:szCs w:val="21"/>
          <w:lang w:val="en-DE" w:eastAsia="en-DE"/>
          <w14:ligatures w14:val="none"/>
        </w:rPr>
        <w:t>/* Demonstrates text transformation */</w:t>
      </w:r>
    </w:p>
    <w:p w14:paraId="219A0E07"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F8485E"/>
          <w:kern w:val="0"/>
          <w:sz w:val="21"/>
          <w:szCs w:val="21"/>
          <w:lang w:val="en-DE" w:eastAsia="en-DE"/>
          <w14:ligatures w14:val="none"/>
        </w:rPr>
        <w:t>.transformation-example</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w:t>
      </w:r>
    </w:p>
    <w:p w14:paraId="2E18E2FC"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text-transform:</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2ECC71"/>
          <w:kern w:val="0"/>
          <w:sz w:val="21"/>
          <w:szCs w:val="21"/>
          <w:lang w:val="en-DE" w:eastAsia="en-DE"/>
          <w14:ligatures w14:val="none"/>
        </w:rPr>
        <w:t>uppercase</w:t>
      </w:r>
      <w:r w:rsidRPr="00F853FD">
        <w:rPr>
          <w:rFonts w:ascii="Consolas" w:eastAsia="Times New Roman" w:hAnsi="Consolas" w:cs="Times New Roman"/>
          <w:b/>
          <w:bCs/>
          <w:color w:val="EAE8FD"/>
          <w:kern w:val="0"/>
          <w:sz w:val="21"/>
          <w:szCs w:val="21"/>
          <w:lang w:val="en-DE" w:eastAsia="en-DE"/>
          <w14:ligatures w14:val="none"/>
        </w:rPr>
        <w:t>;</w:t>
      </w:r>
    </w:p>
    <w:p w14:paraId="0BC8B01F"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i/>
          <w:iCs/>
          <w:color w:val="595C5D"/>
          <w:kern w:val="0"/>
          <w:sz w:val="21"/>
          <w:szCs w:val="21"/>
          <w:lang w:val="en-DE" w:eastAsia="en-DE"/>
          <w14:ligatures w14:val="none"/>
        </w:rPr>
        <w:t>/* Transforms text to uppercase */</w:t>
      </w:r>
    </w:p>
    <w:p w14:paraId="2D194F2F"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EAE8FD"/>
          <w:kern w:val="0"/>
          <w:sz w:val="21"/>
          <w:szCs w:val="21"/>
          <w:lang w:val="en-DE" w:eastAsia="en-DE"/>
          <w14:ligatures w14:val="none"/>
        </w:rPr>
        <w:t>}</w:t>
      </w:r>
    </w:p>
    <w:p w14:paraId="3EFF8136"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6B0CC4DD"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i/>
          <w:iCs/>
          <w:color w:val="595C5D"/>
          <w:kern w:val="0"/>
          <w:sz w:val="21"/>
          <w:szCs w:val="21"/>
          <w:lang w:val="en-DE" w:eastAsia="en-DE"/>
          <w14:ligatures w14:val="none"/>
        </w:rPr>
        <w:t>/* Demonstrates spacing */</w:t>
      </w:r>
    </w:p>
    <w:p w14:paraId="63E940BA"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F8485E"/>
          <w:kern w:val="0"/>
          <w:sz w:val="21"/>
          <w:szCs w:val="21"/>
          <w:lang w:val="en-DE" w:eastAsia="en-DE"/>
          <w14:ligatures w14:val="none"/>
        </w:rPr>
        <w:t>.spacing-example</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w:t>
      </w:r>
    </w:p>
    <w:p w14:paraId="066515E3"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text-indent:</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F7A400"/>
          <w:kern w:val="0"/>
          <w:sz w:val="21"/>
          <w:szCs w:val="21"/>
          <w:lang w:val="en-DE" w:eastAsia="en-DE"/>
          <w14:ligatures w14:val="none"/>
        </w:rPr>
        <w:t>20px</w:t>
      </w:r>
      <w:r w:rsidRPr="00F853FD">
        <w:rPr>
          <w:rFonts w:ascii="Consolas" w:eastAsia="Times New Roman" w:hAnsi="Consolas" w:cs="Times New Roman"/>
          <w:b/>
          <w:bCs/>
          <w:color w:val="EAE8FD"/>
          <w:kern w:val="0"/>
          <w:sz w:val="21"/>
          <w:szCs w:val="21"/>
          <w:lang w:val="en-DE" w:eastAsia="en-DE"/>
          <w14:ligatures w14:val="none"/>
        </w:rPr>
        <w:t>;</w:t>
      </w:r>
    </w:p>
    <w:p w14:paraId="6F0551AC"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i/>
          <w:iCs/>
          <w:color w:val="595C5D"/>
          <w:kern w:val="0"/>
          <w:sz w:val="21"/>
          <w:szCs w:val="21"/>
          <w:lang w:val="en-DE" w:eastAsia="en-DE"/>
          <w14:ligatures w14:val="none"/>
        </w:rPr>
        <w:t>/* Indents the first line */</w:t>
      </w:r>
    </w:p>
    <w:p w14:paraId="3A1B13C5"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letter-spacing:</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F7A400"/>
          <w:kern w:val="0"/>
          <w:sz w:val="21"/>
          <w:szCs w:val="21"/>
          <w:lang w:val="en-DE" w:eastAsia="en-DE"/>
          <w14:ligatures w14:val="none"/>
        </w:rPr>
        <w:t>0.5px</w:t>
      </w:r>
      <w:r w:rsidRPr="00F853FD">
        <w:rPr>
          <w:rFonts w:ascii="Consolas" w:eastAsia="Times New Roman" w:hAnsi="Consolas" w:cs="Times New Roman"/>
          <w:b/>
          <w:bCs/>
          <w:color w:val="EAE8FD"/>
          <w:kern w:val="0"/>
          <w:sz w:val="21"/>
          <w:szCs w:val="21"/>
          <w:lang w:val="en-DE" w:eastAsia="en-DE"/>
          <w14:ligatures w14:val="none"/>
        </w:rPr>
        <w:t>;</w:t>
      </w:r>
    </w:p>
    <w:p w14:paraId="3BD22FC7"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i/>
          <w:iCs/>
          <w:color w:val="595C5D"/>
          <w:kern w:val="0"/>
          <w:sz w:val="21"/>
          <w:szCs w:val="21"/>
          <w:lang w:val="en-DE" w:eastAsia="en-DE"/>
          <w14:ligatures w14:val="none"/>
        </w:rPr>
        <w:t>/* Adjusts spacing between letters */</w:t>
      </w:r>
    </w:p>
    <w:p w14:paraId="097FBC83"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line-height:</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F7A400"/>
          <w:kern w:val="0"/>
          <w:sz w:val="21"/>
          <w:szCs w:val="21"/>
          <w:lang w:val="en-DE" w:eastAsia="en-DE"/>
          <w14:ligatures w14:val="none"/>
        </w:rPr>
        <w:t>2</w:t>
      </w:r>
      <w:r w:rsidRPr="00F853FD">
        <w:rPr>
          <w:rFonts w:ascii="Consolas" w:eastAsia="Times New Roman" w:hAnsi="Consolas" w:cs="Times New Roman"/>
          <w:b/>
          <w:bCs/>
          <w:color w:val="EAE8FD"/>
          <w:kern w:val="0"/>
          <w:sz w:val="21"/>
          <w:szCs w:val="21"/>
          <w:lang w:val="en-DE" w:eastAsia="en-DE"/>
          <w14:ligatures w14:val="none"/>
        </w:rPr>
        <w:t>;</w:t>
      </w:r>
    </w:p>
    <w:p w14:paraId="046FB18E"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i/>
          <w:iCs/>
          <w:color w:val="595C5D"/>
          <w:kern w:val="0"/>
          <w:sz w:val="21"/>
          <w:szCs w:val="21"/>
          <w:lang w:val="en-DE" w:eastAsia="en-DE"/>
          <w14:ligatures w14:val="none"/>
        </w:rPr>
        <w:t>/* Adjusts the height of lines for better readability */</w:t>
      </w:r>
    </w:p>
    <w:p w14:paraId="4BFB3E65"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lastRenderedPageBreak/>
        <w:t xml:space="preserve">  </w:t>
      </w:r>
      <w:r w:rsidRPr="00F853FD">
        <w:rPr>
          <w:rFonts w:ascii="Consolas" w:eastAsia="Times New Roman" w:hAnsi="Consolas" w:cs="Times New Roman"/>
          <w:b/>
          <w:bCs/>
          <w:color w:val="EAE8FD"/>
          <w:kern w:val="0"/>
          <w:sz w:val="21"/>
          <w:szCs w:val="21"/>
          <w:lang w:val="en-DE" w:eastAsia="en-DE"/>
          <w14:ligatures w14:val="none"/>
        </w:rPr>
        <w:t>word-spacing:</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F7A400"/>
          <w:kern w:val="0"/>
          <w:sz w:val="21"/>
          <w:szCs w:val="21"/>
          <w:lang w:val="en-DE" w:eastAsia="en-DE"/>
          <w14:ligatures w14:val="none"/>
        </w:rPr>
        <w:t>1px</w:t>
      </w:r>
      <w:r w:rsidRPr="00F853FD">
        <w:rPr>
          <w:rFonts w:ascii="Consolas" w:eastAsia="Times New Roman" w:hAnsi="Consolas" w:cs="Times New Roman"/>
          <w:b/>
          <w:bCs/>
          <w:color w:val="EAE8FD"/>
          <w:kern w:val="0"/>
          <w:sz w:val="21"/>
          <w:szCs w:val="21"/>
          <w:lang w:val="en-DE" w:eastAsia="en-DE"/>
          <w14:ligatures w14:val="none"/>
        </w:rPr>
        <w:t>;</w:t>
      </w:r>
    </w:p>
    <w:p w14:paraId="0095902C"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i/>
          <w:iCs/>
          <w:color w:val="595C5D"/>
          <w:kern w:val="0"/>
          <w:sz w:val="21"/>
          <w:szCs w:val="21"/>
          <w:lang w:val="en-DE" w:eastAsia="en-DE"/>
          <w14:ligatures w14:val="none"/>
        </w:rPr>
        <w:t>/* Adjusts spacing between words */</w:t>
      </w:r>
    </w:p>
    <w:p w14:paraId="04C8958B"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white-space:</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2ECC71"/>
          <w:kern w:val="0"/>
          <w:sz w:val="21"/>
          <w:szCs w:val="21"/>
          <w:lang w:val="en-DE" w:eastAsia="en-DE"/>
          <w14:ligatures w14:val="none"/>
        </w:rPr>
        <w:t>pre-wrap</w:t>
      </w:r>
      <w:r w:rsidRPr="00F853FD">
        <w:rPr>
          <w:rFonts w:ascii="Consolas" w:eastAsia="Times New Roman" w:hAnsi="Consolas" w:cs="Times New Roman"/>
          <w:b/>
          <w:bCs/>
          <w:color w:val="EAE8FD"/>
          <w:kern w:val="0"/>
          <w:sz w:val="21"/>
          <w:szCs w:val="21"/>
          <w:lang w:val="en-DE" w:eastAsia="en-DE"/>
          <w14:ligatures w14:val="none"/>
        </w:rPr>
        <w:t>;</w:t>
      </w:r>
    </w:p>
    <w:p w14:paraId="1E1DB9C2"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i/>
          <w:iCs/>
          <w:color w:val="595C5D"/>
          <w:kern w:val="0"/>
          <w:sz w:val="21"/>
          <w:szCs w:val="21"/>
          <w:lang w:val="en-DE" w:eastAsia="en-DE"/>
          <w14:ligatures w14:val="none"/>
        </w:rPr>
        <w:t>/* Preserves whitespace and wraps text */</w:t>
      </w:r>
    </w:p>
    <w:p w14:paraId="756C18A7"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EAE8FD"/>
          <w:kern w:val="0"/>
          <w:sz w:val="21"/>
          <w:szCs w:val="21"/>
          <w:lang w:val="en-DE" w:eastAsia="en-DE"/>
          <w14:ligatures w14:val="none"/>
        </w:rPr>
        <w:t>}</w:t>
      </w:r>
    </w:p>
    <w:p w14:paraId="4EFAC307"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0518CB9F"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i/>
          <w:iCs/>
          <w:color w:val="595C5D"/>
          <w:kern w:val="0"/>
          <w:sz w:val="21"/>
          <w:szCs w:val="21"/>
          <w:lang w:val="en-DE" w:eastAsia="en-DE"/>
          <w14:ligatures w14:val="none"/>
        </w:rPr>
        <w:t>/* Demonstrates text shadow */</w:t>
      </w:r>
    </w:p>
    <w:p w14:paraId="234851B4"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F8485E"/>
          <w:kern w:val="0"/>
          <w:sz w:val="21"/>
          <w:szCs w:val="21"/>
          <w:lang w:val="en-DE" w:eastAsia="en-DE"/>
          <w14:ligatures w14:val="none"/>
        </w:rPr>
        <w:t>.shadow-example</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w:t>
      </w:r>
    </w:p>
    <w:p w14:paraId="2873300C"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EAE8FD"/>
          <w:kern w:val="0"/>
          <w:sz w:val="21"/>
          <w:szCs w:val="21"/>
          <w:lang w:val="en-DE" w:eastAsia="en-DE"/>
          <w14:ligatures w14:val="none"/>
        </w:rPr>
        <w:t>text-shadow:</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F7A400"/>
          <w:kern w:val="0"/>
          <w:sz w:val="21"/>
          <w:szCs w:val="21"/>
          <w:lang w:val="en-DE" w:eastAsia="en-DE"/>
          <w14:ligatures w14:val="none"/>
        </w:rPr>
        <w:t>2px</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F7A400"/>
          <w:kern w:val="0"/>
          <w:sz w:val="21"/>
          <w:szCs w:val="21"/>
          <w:lang w:val="en-DE" w:eastAsia="en-DE"/>
          <w14:ligatures w14:val="none"/>
        </w:rPr>
        <w:t>2px</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F7A400"/>
          <w:kern w:val="0"/>
          <w:sz w:val="21"/>
          <w:szCs w:val="21"/>
          <w:lang w:val="en-DE" w:eastAsia="en-DE"/>
          <w14:ligatures w14:val="none"/>
        </w:rPr>
        <w:t>4px</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2ECC71"/>
          <w:kern w:val="0"/>
          <w:sz w:val="21"/>
          <w:szCs w:val="21"/>
          <w:lang w:val="en-DE" w:eastAsia="en-DE"/>
          <w14:ligatures w14:val="none"/>
        </w:rPr>
        <w:t>rgba(</w:t>
      </w:r>
      <w:r w:rsidRPr="00F853FD">
        <w:rPr>
          <w:rFonts w:ascii="Consolas" w:eastAsia="Times New Roman" w:hAnsi="Consolas" w:cs="Times New Roman"/>
          <w:b/>
          <w:bCs/>
          <w:color w:val="F7A400"/>
          <w:kern w:val="0"/>
          <w:sz w:val="21"/>
          <w:szCs w:val="21"/>
          <w:lang w:val="en-DE" w:eastAsia="en-DE"/>
          <w14:ligatures w14:val="none"/>
        </w:rPr>
        <w:t>0</w:t>
      </w:r>
      <w:r w:rsidRPr="00F853FD">
        <w:rPr>
          <w:rFonts w:ascii="Consolas" w:eastAsia="Times New Roman" w:hAnsi="Consolas" w:cs="Times New Roman"/>
          <w:b/>
          <w:bCs/>
          <w:color w:val="EAE8FD"/>
          <w:kern w:val="0"/>
          <w:sz w:val="21"/>
          <w:szCs w:val="21"/>
          <w:lang w:val="en-DE" w:eastAsia="en-DE"/>
          <w14:ligatures w14:val="none"/>
        </w:rPr>
        <w:t>,</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F7A400"/>
          <w:kern w:val="0"/>
          <w:sz w:val="21"/>
          <w:szCs w:val="21"/>
          <w:lang w:val="en-DE" w:eastAsia="en-DE"/>
          <w14:ligatures w14:val="none"/>
        </w:rPr>
        <w:t>0</w:t>
      </w:r>
      <w:r w:rsidRPr="00F853FD">
        <w:rPr>
          <w:rFonts w:ascii="Consolas" w:eastAsia="Times New Roman" w:hAnsi="Consolas" w:cs="Times New Roman"/>
          <w:b/>
          <w:bCs/>
          <w:color w:val="EAE8FD"/>
          <w:kern w:val="0"/>
          <w:sz w:val="21"/>
          <w:szCs w:val="21"/>
          <w:lang w:val="en-DE" w:eastAsia="en-DE"/>
          <w14:ligatures w14:val="none"/>
        </w:rPr>
        <w:t>,</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F7A400"/>
          <w:kern w:val="0"/>
          <w:sz w:val="21"/>
          <w:szCs w:val="21"/>
          <w:lang w:val="en-DE" w:eastAsia="en-DE"/>
          <w14:ligatures w14:val="none"/>
        </w:rPr>
        <w:t>0</w:t>
      </w:r>
      <w:r w:rsidRPr="00F853FD">
        <w:rPr>
          <w:rFonts w:ascii="Consolas" w:eastAsia="Times New Roman" w:hAnsi="Consolas" w:cs="Times New Roman"/>
          <w:b/>
          <w:bCs/>
          <w:color w:val="EAE8FD"/>
          <w:kern w:val="0"/>
          <w:sz w:val="21"/>
          <w:szCs w:val="21"/>
          <w:lang w:val="en-DE" w:eastAsia="en-DE"/>
          <w14:ligatures w14:val="none"/>
        </w:rPr>
        <w:t>,</w:t>
      </w: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color w:val="F7A400"/>
          <w:kern w:val="0"/>
          <w:sz w:val="21"/>
          <w:szCs w:val="21"/>
          <w:lang w:val="en-DE" w:eastAsia="en-DE"/>
          <w14:ligatures w14:val="none"/>
        </w:rPr>
        <w:t>0.5</w:t>
      </w:r>
      <w:r w:rsidRPr="00F853FD">
        <w:rPr>
          <w:rFonts w:ascii="Consolas" w:eastAsia="Times New Roman" w:hAnsi="Consolas" w:cs="Times New Roman"/>
          <w:b/>
          <w:bCs/>
          <w:color w:val="2ECC71"/>
          <w:kern w:val="0"/>
          <w:sz w:val="21"/>
          <w:szCs w:val="21"/>
          <w:lang w:val="en-DE" w:eastAsia="en-DE"/>
          <w14:ligatures w14:val="none"/>
        </w:rPr>
        <w:t>)</w:t>
      </w:r>
      <w:r w:rsidRPr="00F853FD">
        <w:rPr>
          <w:rFonts w:ascii="Consolas" w:eastAsia="Times New Roman" w:hAnsi="Consolas" w:cs="Times New Roman"/>
          <w:b/>
          <w:bCs/>
          <w:color w:val="EAE8FD"/>
          <w:kern w:val="0"/>
          <w:sz w:val="21"/>
          <w:szCs w:val="21"/>
          <w:lang w:val="en-DE" w:eastAsia="en-DE"/>
          <w14:ligatures w14:val="none"/>
        </w:rPr>
        <w:t>;</w:t>
      </w:r>
    </w:p>
    <w:p w14:paraId="6607050A"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D4D4D4"/>
          <w:kern w:val="0"/>
          <w:sz w:val="21"/>
          <w:szCs w:val="21"/>
          <w:lang w:val="en-DE" w:eastAsia="en-DE"/>
          <w14:ligatures w14:val="none"/>
        </w:rPr>
        <w:t xml:space="preserve">  </w:t>
      </w:r>
      <w:r w:rsidRPr="00F853FD">
        <w:rPr>
          <w:rFonts w:ascii="Consolas" w:eastAsia="Times New Roman" w:hAnsi="Consolas" w:cs="Times New Roman"/>
          <w:b/>
          <w:bCs/>
          <w:i/>
          <w:iCs/>
          <w:color w:val="595C5D"/>
          <w:kern w:val="0"/>
          <w:sz w:val="21"/>
          <w:szCs w:val="21"/>
          <w:lang w:val="en-DE" w:eastAsia="en-DE"/>
          <w14:ligatures w14:val="none"/>
        </w:rPr>
        <w:t>/* Adds a shadow to text */</w:t>
      </w:r>
    </w:p>
    <w:p w14:paraId="365931D1"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853FD">
        <w:rPr>
          <w:rFonts w:ascii="Consolas" w:eastAsia="Times New Roman" w:hAnsi="Consolas" w:cs="Times New Roman"/>
          <w:b/>
          <w:bCs/>
          <w:color w:val="EAE8FD"/>
          <w:kern w:val="0"/>
          <w:sz w:val="21"/>
          <w:szCs w:val="21"/>
          <w:lang w:val="en-DE" w:eastAsia="en-DE"/>
          <w14:ligatures w14:val="none"/>
        </w:rPr>
        <w:t>}</w:t>
      </w:r>
    </w:p>
    <w:p w14:paraId="16D8E8F5" w14:textId="77777777" w:rsidR="00F853FD" w:rsidRPr="00F853FD" w:rsidRDefault="00F853FD" w:rsidP="00F853FD">
      <w:pPr>
        <w:pStyle w:val="ListParagraph"/>
        <w:numPr>
          <w:ilvl w:val="0"/>
          <w:numId w:val="20"/>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44EDB6C5" w14:textId="77777777" w:rsidR="00F853FD" w:rsidRPr="00F853FD" w:rsidRDefault="00F853FD" w:rsidP="00F853FD">
      <w:pPr>
        <w:rPr>
          <w:lang w:val="en-DE"/>
        </w:rPr>
      </w:pPr>
    </w:p>
    <w:p w14:paraId="1F68CF2F" w14:textId="77777777" w:rsidR="00F853FD" w:rsidRPr="00F853FD" w:rsidRDefault="00F853FD" w:rsidP="00F853FD">
      <w:pPr>
        <w:rPr>
          <w:b/>
          <w:bCs/>
          <w:lang w:val="en-DE"/>
        </w:rPr>
      </w:pPr>
      <w:r w:rsidRPr="00F853FD">
        <w:rPr>
          <w:b/>
          <w:bCs/>
          <w:lang w:val="en-DE"/>
        </w:rPr>
        <w:t>Fonts</w:t>
      </w:r>
    </w:p>
    <w:p w14:paraId="12E10928" w14:textId="77777777" w:rsidR="00F853FD" w:rsidRPr="00F853FD" w:rsidRDefault="00F853FD" w:rsidP="00F853FD">
      <w:pPr>
        <w:rPr>
          <w:lang w:val="en-DE"/>
        </w:rPr>
      </w:pPr>
      <w:r w:rsidRPr="00F853FD">
        <w:rPr>
          <w:lang w:val="en-DE"/>
        </w:rPr>
        <w:t>CSS fonts allow web designers to specify the typefaces used to display text on web pages. The font properties include font style, weight, size, and family, among others, offering extensive control over text appearance. One of the key aspects of font styling is the font family, which determines the typeface of the text.</w:t>
      </w:r>
    </w:p>
    <w:p w14:paraId="5E28F728" w14:textId="77777777" w:rsidR="00F853FD" w:rsidRPr="00F853FD" w:rsidRDefault="00F853FD" w:rsidP="00F853FD">
      <w:pPr>
        <w:rPr>
          <w:b/>
          <w:bCs/>
          <w:lang w:val="en-DE"/>
        </w:rPr>
      </w:pPr>
      <w:r w:rsidRPr="00F853FD">
        <w:rPr>
          <w:b/>
          <w:bCs/>
          <w:lang w:val="en-DE"/>
        </w:rPr>
        <w:t>Generic Font Families</w:t>
      </w:r>
    </w:p>
    <w:p w14:paraId="649E9923" w14:textId="77777777" w:rsidR="00F853FD" w:rsidRPr="00F853FD" w:rsidRDefault="00F853FD" w:rsidP="00F853FD">
      <w:pPr>
        <w:rPr>
          <w:lang w:val="en-DE"/>
        </w:rPr>
      </w:pPr>
      <w:r w:rsidRPr="00F853FD">
        <w:rPr>
          <w:lang w:val="en-DE"/>
        </w:rPr>
        <w:t>CSS includes a variety of generic font families, allowing designers to specify fonts that align with the overall design and readability needs of different platforms and user preferences. Here’s a rundown:</w:t>
      </w:r>
    </w:p>
    <w:p w14:paraId="3365CB3A" w14:textId="77777777" w:rsidR="00F853FD" w:rsidRPr="00F853FD" w:rsidRDefault="00F853FD" w:rsidP="00F853FD">
      <w:pPr>
        <w:numPr>
          <w:ilvl w:val="0"/>
          <w:numId w:val="21"/>
        </w:numPr>
        <w:rPr>
          <w:lang w:val="en-DE"/>
        </w:rPr>
      </w:pPr>
      <w:r w:rsidRPr="00F853FD">
        <w:rPr>
          <w:b/>
          <w:bCs/>
          <w:lang w:val="en-DE"/>
        </w:rPr>
        <w:t>Serif</w:t>
      </w:r>
      <w:r w:rsidRPr="00F853FD">
        <w:rPr>
          <w:lang w:val="en-DE"/>
        </w:rPr>
        <w:t>: Serif fonts, such as Times New Roman, have small lines at the ends of characters and are considered traditional and readable.</w:t>
      </w:r>
    </w:p>
    <w:p w14:paraId="63323F0B" w14:textId="77777777" w:rsidR="00F853FD" w:rsidRPr="00F853FD" w:rsidRDefault="00F853FD" w:rsidP="00F853FD">
      <w:pPr>
        <w:numPr>
          <w:ilvl w:val="0"/>
          <w:numId w:val="21"/>
        </w:numPr>
        <w:rPr>
          <w:lang w:val="en-DE"/>
        </w:rPr>
      </w:pPr>
      <w:r w:rsidRPr="00F853FD">
        <w:rPr>
          <w:b/>
          <w:bCs/>
          <w:lang w:val="en-DE"/>
        </w:rPr>
        <w:t>Sans-Serif</w:t>
      </w:r>
      <w:r w:rsidRPr="00F853FD">
        <w:rPr>
          <w:lang w:val="en-DE"/>
        </w:rPr>
        <w:t>: Sans-serif fonts, like Arial, lack the small lines on characters, offering a cleaner, modern look that’s often easier to read on screens.</w:t>
      </w:r>
    </w:p>
    <w:p w14:paraId="19A97412" w14:textId="77777777" w:rsidR="00F853FD" w:rsidRPr="00F853FD" w:rsidRDefault="00F853FD" w:rsidP="00F853FD">
      <w:pPr>
        <w:numPr>
          <w:ilvl w:val="0"/>
          <w:numId w:val="21"/>
        </w:numPr>
        <w:rPr>
          <w:lang w:val="en-DE"/>
        </w:rPr>
      </w:pPr>
      <w:r w:rsidRPr="00F853FD">
        <w:rPr>
          <w:b/>
          <w:bCs/>
          <w:lang w:val="en-DE"/>
        </w:rPr>
        <w:t>Monospace</w:t>
      </w:r>
      <w:r w:rsidRPr="00F853FD">
        <w:rPr>
          <w:lang w:val="en-DE"/>
        </w:rPr>
        <w:t>: Every character in monospace fonts, such as Courier New, takes up the same amount of horizontal space, ideal for code.</w:t>
      </w:r>
    </w:p>
    <w:p w14:paraId="14D69FAC" w14:textId="77777777" w:rsidR="00F853FD" w:rsidRPr="00F853FD" w:rsidRDefault="00F853FD" w:rsidP="00F853FD">
      <w:pPr>
        <w:numPr>
          <w:ilvl w:val="0"/>
          <w:numId w:val="21"/>
        </w:numPr>
        <w:rPr>
          <w:lang w:val="en-DE"/>
        </w:rPr>
      </w:pPr>
      <w:r w:rsidRPr="00F853FD">
        <w:rPr>
          <w:b/>
          <w:bCs/>
          <w:lang w:val="en-DE"/>
        </w:rPr>
        <w:t>Cursive</w:t>
      </w:r>
      <w:r w:rsidRPr="00F853FD">
        <w:rPr>
          <w:lang w:val="en-DE"/>
        </w:rPr>
        <w:t>: Cursive fonts mimic handwriting, with connected letters, like Brush Script.</w:t>
      </w:r>
    </w:p>
    <w:p w14:paraId="08B847C1" w14:textId="77777777" w:rsidR="00F853FD" w:rsidRPr="00F853FD" w:rsidRDefault="00F853FD" w:rsidP="00F853FD">
      <w:pPr>
        <w:numPr>
          <w:ilvl w:val="0"/>
          <w:numId w:val="21"/>
        </w:numPr>
        <w:rPr>
          <w:lang w:val="en-DE"/>
        </w:rPr>
      </w:pPr>
      <w:r w:rsidRPr="00F853FD">
        <w:rPr>
          <w:b/>
          <w:bCs/>
          <w:lang w:val="en-DE"/>
        </w:rPr>
        <w:t>Fantasy</w:t>
      </w:r>
      <w:r w:rsidRPr="00F853FD">
        <w:rPr>
          <w:lang w:val="en-DE"/>
        </w:rPr>
        <w:t>: Decorative or novelty fonts that lack a clear category, like Papyrus.</w:t>
      </w:r>
    </w:p>
    <w:p w14:paraId="20A5686B" w14:textId="77777777" w:rsidR="00F853FD" w:rsidRPr="00F853FD" w:rsidRDefault="00F853FD" w:rsidP="00F853FD">
      <w:pPr>
        <w:numPr>
          <w:ilvl w:val="0"/>
          <w:numId w:val="21"/>
        </w:numPr>
        <w:rPr>
          <w:lang w:val="en-DE"/>
        </w:rPr>
      </w:pPr>
      <w:r w:rsidRPr="00F853FD">
        <w:rPr>
          <w:b/>
          <w:bCs/>
          <w:lang w:val="en-DE"/>
        </w:rPr>
        <w:t>System-UI</w:t>
      </w:r>
      <w:r w:rsidRPr="00F853FD">
        <w:rPr>
          <w:lang w:val="en-DE"/>
        </w:rPr>
        <w:t>: Targets the default UI font of the platform.</w:t>
      </w:r>
    </w:p>
    <w:p w14:paraId="04A39848" w14:textId="77777777" w:rsidR="00F853FD" w:rsidRPr="00F853FD" w:rsidRDefault="00F853FD" w:rsidP="00F853FD">
      <w:pPr>
        <w:numPr>
          <w:ilvl w:val="0"/>
          <w:numId w:val="21"/>
        </w:numPr>
        <w:rPr>
          <w:lang w:val="en-DE"/>
        </w:rPr>
      </w:pPr>
      <w:r w:rsidRPr="00F853FD">
        <w:rPr>
          <w:b/>
          <w:bCs/>
          <w:lang w:val="en-DE"/>
        </w:rPr>
        <w:t>UI-Serif</w:t>
      </w:r>
      <w:r w:rsidRPr="00F853FD">
        <w:rPr>
          <w:lang w:val="en-DE"/>
        </w:rPr>
        <w:t>: The default serif UI font.</w:t>
      </w:r>
    </w:p>
    <w:p w14:paraId="1315B99B" w14:textId="77777777" w:rsidR="00F853FD" w:rsidRPr="00F853FD" w:rsidRDefault="00F853FD" w:rsidP="00F853FD">
      <w:pPr>
        <w:numPr>
          <w:ilvl w:val="0"/>
          <w:numId w:val="21"/>
        </w:numPr>
        <w:rPr>
          <w:lang w:val="en-DE"/>
        </w:rPr>
      </w:pPr>
      <w:r w:rsidRPr="00F853FD">
        <w:rPr>
          <w:b/>
          <w:bCs/>
          <w:lang w:val="en-DE"/>
        </w:rPr>
        <w:t>UI-Sans-Serif</w:t>
      </w:r>
      <w:r w:rsidRPr="00F853FD">
        <w:rPr>
          <w:lang w:val="en-DE"/>
        </w:rPr>
        <w:t>: The default sans-serif UI font.</w:t>
      </w:r>
    </w:p>
    <w:p w14:paraId="437E32AB" w14:textId="77777777" w:rsidR="00F853FD" w:rsidRPr="00F853FD" w:rsidRDefault="00F853FD" w:rsidP="00F853FD">
      <w:pPr>
        <w:numPr>
          <w:ilvl w:val="0"/>
          <w:numId w:val="21"/>
        </w:numPr>
        <w:rPr>
          <w:lang w:val="en-DE"/>
        </w:rPr>
      </w:pPr>
      <w:r w:rsidRPr="00F853FD">
        <w:rPr>
          <w:b/>
          <w:bCs/>
          <w:lang w:val="en-DE"/>
        </w:rPr>
        <w:t>UI-Monospace</w:t>
      </w:r>
      <w:r w:rsidRPr="00F853FD">
        <w:rPr>
          <w:lang w:val="en-DE"/>
        </w:rPr>
        <w:t>: The default monospace UI font.</w:t>
      </w:r>
    </w:p>
    <w:p w14:paraId="5B6AAF46" w14:textId="77777777" w:rsidR="00F853FD" w:rsidRPr="00F853FD" w:rsidRDefault="00F853FD" w:rsidP="00F853FD">
      <w:pPr>
        <w:numPr>
          <w:ilvl w:val="0"/>
          <w:numId w:val="21"/>
        </w:numPr>
        <w:rPr>
          <w:lang w:val="en-DE"/>
        </w:rPr>
      </w:pPr>
      <w:r w:rsidRPr="00F853FD">
        <w:rPr>
          <w:b/>
          <w:bCs/>
          <w:lang w:val="en-DE"/>
        </w:rPr>
        <w:t>UI-Rounded</w:t>
      </w:r>
      <w:r w:rsidRPr="00F853FD">
        <w:rPr>
          <w:lang w:val="en-DE"/>
        </w:rPr>
        <w:t>: A UI font that is rounded.</w:t>
      </w:r>
    </w:p>
    <w:p w14:paraId="26D2F283" w14:textId="77777777" w:rsidR="00F853FD" w:rsidRPr="00F853FD" w:rsidRDefault="00F853FD" w:rsidP="00F853FD">
      <w:pPr>
        <w:numPr>
          <w:ilvl w:val="0"/>
          <w:numId w:val="21"/>
        </w:numPr>
        <w:rPr>
          <w:lang w:val="en-DE"/>
        </w:rPr>
      </w:pPr>
      <w:r w:rsidRPr="00F853FD">
        <w:rPr>
          <w:b/>
          <w:bCs/>
          <w:lang w:val="en-DE"/>
        </w:rPr>
        <w:t>Emoji</w:t>
      </w:r>
      <w:r w:rsidRPr="00F853FD">
        <w:rPr>
          <w:lang w:val="en-DE"/>
        </w:rPr>
        <w:t>: For fonts that are primarily used to display emoji.</w:t>
      </w:r>
    </w:p>
    <w:p w14:paraId="05AE5C84" w14:textId="77777777" w:rsidR="00F853FD" w:rsidRPr="00F853FD" w:rsidRDefault="00F853FD" w:rsidP="00F853FD">
      <w:pPr>
        <w:numPr>
          <w:ilvl w:val="0"/>
          <w:numId w:val="21"/>
        </w:numPr>
        <w:rPr>
          <w:lang w:val="en-DE"/>
        </w:rPr>
      </w:pPr>
      <w:r w:rsidRPr="00F853FD">
        <w:rPr>
          <w:b/>
          <w:bCs/>
          <w:lang w:val="en-DE"/>
        </w:rPr>
        <w:t>Math</w:t>
      </w:r>
      <w:r w:rsidRPr="00F853FD">
        <w:rPr>
          <w:lang w:val="en-DE"/>
        </w:rPr>
        <w:t>: For fonts used to display mathematical content.</w:t>
      </w:r>
    </w:p>
    <w:p w14:paraId="0D1FEE07" w14:textId="77777777" w:rsidR="00F853FD" w:rsidRPr="00F853FD" w:rsidRDefault="00F853FD" w:rsidP="00F853FD">
      <w:pPr>
        <w:numPr>
          <w:ilvl w:val="0"/>
          <w:numId w:val="21"/>
        </w:numPr>
        <w:rPr>
          <w:lang w:val="en-DE"/>
        </w:rPr>
      </w:pPr>
      <w:r w:rsidRPr="00F853FD">
        <w:rPr>
          <w:b/>
          <w:bCs/>
          <w:lang w:val="en-DE"/>
        </w:rPr>
        <w:t>Fangsong</w:t>
      </w:r>
      <w:r w:rsidRPr="00F853FD">
        <w:rPr>
          <w:lang w:val="en-DE"/>
        </w:rPr>
        <w:t>: Targets Chinese script fonts with a style known as fangsong.</w:t>
      </w:r>
    </w:p>
    <w:p w14:paraId="1CFB2D41" w14:textId="77777777" w:rsidR="00F853FD" w:rsidRPr="00F853FD" w:rsidRDefault="00F853FD" w:rsidP="00F853FD">
      <w:pPr>
        <w:rPr>
          <w:lang w:val="en-DE"/>
        </w:rPr>
      </w:pPr>
      <w:r w:rsidRPr="00F853FD">
        <w:rPr>
          <w:lang w:val="en-DE"/>
        </w:rPr>
        <w:lastRenderedPageBreak/>
        <w:t>These generic families ensure that if a specific font is unavailable, the browser can fall back to a sensible default that matches the intended style as closely as possible.</w:t>
      </w:r>
    </w:p>
    <w:p w14:paraId="6B03DE9E" w14:textId="77777777" w:rsidR="00F853FD" w:rsidRPr="00F853FD" w:rsidRDefault="00F853FD" w:rsidP="00F853FD">
      <w:pPr>
        <w:rPr>
          <w:b/>
          <w:bCs/>
          <w:lang w:val="en-DE"/>
        </w:rPr>
      </w:pPr>
      <w:r w:rsidRPr="00F853FD">
        <w:rPr>
          <w:b/>
          <w:bCs/>
          <w:lang w:val="en-DE"/>
        </w:rPr>
        <w:t>The @font-face Rule</w:t>
      </w:r>
    </w:p>
    <w:p w14:paraId="0E804298" w14:textId="77777777" w:rsidR="00F853FD" w:rsidRDefault="00F853FD" w:rsidP="00F853FD">
      <w:pPr>
        <w:rPr>
          <w:lang w:val="en-DE"/>
        </w:rPr>
      </w:pPr>
      <w:r w:rsidRPr="00F853FD">
        <w:rPr>
          <w:lang w:val="en-DE"/>
        </w:rPr>
        <w:t>The @font-face rule is a powerful feature in CSS that allows web designers to specify custom fonts for their web pages. This rule enables the use of fonts that aren't installed on the user's computer by linking to font files hosted online.</w:t>
      </w:r>
    </w:p>
    <w:p w14:paraId="1B9EE47D" w14:textId="77777777" w:rsidR="00F853FD" w:rsidRPr="00F853FD" w:rsidRDefault="00F853FD" w:rsidP="00F853FD">
      <w:pPr>
        <w:rPr>
          <w:lang w:val="en-DE"/>
        </w:rPr>
      </w:pPr>
      <w:r w:rsidRPr="00F853FD">
        <w:rPr>
          <w:lang w:val="en-DE"/>
        </w:rPr>
        <w:t>@font-face {</w:t>
      </w:r>
    </w:p>
    <w:p w14:paraId="39B04AAE" w14:textId="77777777" w:rsidR="00F853FD" w:rsidRPr="00F853FD" w:rsidRDefault="00F853FD" w:rsidP="00F853FD">
      <w:pPr>
        <w:rPr>
          <w:lang w:val="en-DE"/>
        </w:rPr>
      </w:pPr>
      <w:r w:rsidRPr="00F853FD">
        <w:rPr>
          <w:lang w:val="en-DE"/>
        </w:rPr>
        <w:t xml:space="preserve">   font-family: 'MyCustomFont';</w:t>
      </w:r>
    </w:p>
    <w:p w14:paraId="3B2DC2B0" w14:textId="77777777" w:rsidR="00F853FD" w:rsidRPr="00F853FD" w:rsidRDefault="00F853FD" w:rsidP="00F853FD">
      <w:pPr>
        <w:rPr>
          <w:lang w:val="en-DE"/>
        </w:rPr>
      </w:pPr>
      <w:r w:rsidRPr="00F853FD">
        <w:rPr>
          <w:lang w:val="en-DE"/>
        </w:rPr>
        <w:t xml:space="preserve">    src: url('fonts/mycustomfont.woff2') format('woff2'),</w:t>
      </w:r>
    </w:p>
    <w:p w14:paraId="6592ACBB" w14:textId="77777777" w:rsidR="00F853FD" w:rsidRPr="00F853FD" w:rsidRDefault="00F853FD" w:rsidP="00F853FD">
      <w:pPr>
        <w:rPr>
          <w:lang w:val="en-DE"/>
        </w:rPr>
      </w:pPr>
      <w:r w:rsidRPr="00F853FD">
        <w:rPr>
          <w:lang w:val="en-DE"/>
        </w:rPr>
        <w:t>         url('fonts/mycustomfont.woff') format('woff');</w:t>
      </w:r>
    </w:p>
    <w:p w14:paraId="46F9771F" w14:textId="77777777" w:rsidR="00F853FD" w:rsidRPr="00F853FD" w:rsidRDefault="00F853FD" w:rsidP="00F853FD">
      <w:pPr>
        <w:rPr>
          <w:lang w:val="en-DE"/>
        </w:rPr>
      </w:pPr>
      <w:r w:rsidRPr="00F853FD">
        <w:rPr>
          <w:lang w:val="en-DE"/>
        </w:rPr>
        <w:t>    font-weight: normal;</w:t>
      </w:r>
    </w:p>
    <w:p w14:paraId="6B5BBD65" w14:textId="77777777" w:rsidR="00F853FD" w:rsidRPr="00F853FD" w:rsidRDefault="00F853FD" w:rsidP="00F853FD">
      <w:pPr>
        <w:rPr>
          <w:lang w:val="en-DE"/>
        </w:rPr>
      </w:pPr>
      <w:r w:rsidRPr="00F853FD">
        <w:rPr>
          <w:lang w:val="en-DE"/>
        </w:rPr>
        <w:t xml:space="preserve">    font-style: normal;</w:t>
      </w:r>
    </w:p>
    <w:p w14:paraId="2C6D9441" w14:textId="397DC36D" w:rsidR="00F853FD" w:rsidRDefault="00F853FD" w:rsidP="00F853FD">
      <w:pPr>
        <w:rPr>
          <w:lang w:val="en-DE"/>
        </w:rPr>
      </w:pPr>
      <w:r w:rsidRPr="00F853FD">
        <w:rPr>
          <w:lang w:val="en-DE"/>
        </w:rPr>
        <w:t xml:space="preserve">  }</w:t>
      </w:r>
    </w:p>
    <w:p w14:paraId="00804906" w14:textId="77777777" w:rsidR="00F853FD" w:rsidRPr="00F853FD" w:rsidRDefault="00F853FD" w:rsidP="00F853FD">
      <w:pPr>
        <w:rPr>
          <w:lang w:val="en-DE"/>
        </w:rPr>
      </w:pPr>
    </w:p>
    <w:p w14:paraId="698789F9" w14:textId="77777777" w:rsidR="00F853FD" w:rsidRPr="00F853FD" w:rsidRDefault="00F853FD" w:rsidP="00F853FD">
      <w:pPr>
        <w:rPr>
          <w:lang w:val="en-DE"/>
        </w:rPr>
      </w:pPr>
      <w:r w:rsidRPr="00F853FD">
        <w:rPr>
          <w:lang w:val="en-DE"/>
        </w:rPr>
        <w:t>@font-face {</w:t>
      </w:r>
    </w:p>
    <w:p w14:paraId="0FC4FD9C" w14:textId="77777777" w:rsidR="00F853FD" w:rsidRPr="00F853FD" w:rsidRDefault="00F853FD" w:rsidP="00F853FD">
      <w:pPr>
        <w:rPr>
          <w:lang w:val="en-DE"/>
        </w:rPr>
      </w:pPr>
      <w:r w:rsidRPr="00F853FD">
        <w:rPr>
          <w:lang w:val="en-DE"/>
        </w:rPr>
        <w:t xml:space="preserve">   font-family: 'MyCustomFont';</w:t>
      </w:r>
    </w:p>
    <w:p w14:paraId="13420F95" w14:textId="77777777" w:rsidR="00F853FD" w:rsidRPr="00F853FD" w:rsidRDefault="00F853FD" w:rsidP="00F853FD">
      <w:pPr>
        <w:rPr>
          <w:lang w:val="en-DE"/>
        </w:rPr>
      </w:pPr>
      <w:r w:rsidRPr="00F853FD">
        <w:rPr>
          <w:lang w:val="en-DE"/>
        </w:rPr>
        <w:t xml:space="preserve">    src: url('fonts/mycustomfont.woff2') format('woff2'),</w:t>
      </w:r>
    </w:p>
    <w:p w14:paraId="685C8CA9" w14:textId="77777777" w:rsidR="00F853FD" w:rsidRPr="00F853FD" w:rsidRDefault="00F853FD" w:rsidP="00F853FD">
      <w:pPr>
        <w:rPr>
          <w:lang w:val="en-DE"/>
        </w:rPr>
      </w:pPr>
      <w:r w:rsidRPr="00F853FD">
        <w:rPr>
          <w:lang w:val="en-DE"/>
        </w:rPr>
        <w:t xml:space="preserve">         url('fonts/mycustomfont.woff') format('woff');</w:t>
      </w:r>
    </w:p>
    <w:p w14:paraId="418D1ED0" w14:textId="77777777" w:rsidR="00F853FD" w:rsidRPr="00F853FD" w:rsidRDefault="00F853FD" w:rsidP="00F853FD">
      <w:pPr>
        <w:rPr>
          <w:lang w:val="en-DE"/>
        </w:rPr>
      </w:pPr>
      <w:r w:rsidRPr="00F853FD">
        <w:rPr>
          <w:lang w:val="en-DE"/>
        </w:rPr>
        <w:t xml:space="preserve">    font-weight: normal;</w:t>
      </w:r>
    </w:p>
    <w:p w14:paraId="5DE3EF39" w14:textId="77777777" w:rsidR="00F853FD" w:rsidRPr="00F853FD" w:rsidRDefault="00F853FD" w:rsidP="00F853FD">
      <w:pPr>
        <w:rPr>
          <w:lang w:val="en-DE"/>
        </w:rPr>
      </w:pPr>
      <w:r w:rsidRPr="00F853FD">
        <w:rPr>
          <w:lang w:val="en-DE"/>
        </w:rPr>
        <w:t xml:space="preserve">    font-style: normal;</w:t>
      </w:r>
    </w:p>
    <w:p w14:paraId="0C5D397F" w14:textId="77777777" w:rsidR="00F853FD" w:rsidRPr="00F853FD" w:rsidRDefault="00F853FD" w:rsidP="00F853FD">
      <w:pPr>
        <w:rPr>
          <w:lang w:val="en-DE"/>
        </w:rPr>
      </w:pPr>
      <w:r w:rsidRPr="00F853FD">
        <w:rPr>
          <w:lang w:val="en-DE"/>
        </w:rPr>
        <w:t xml:space="preserve">  }</w:t>
      </w:r>
    </w:p>
    <w:p w14:paraId="6F73842B" w14:textId="77777777" w:rsidR="00F853FD" w:rsidRPr="00F853FD" w:rsidRDefault="00F853FD" w:rsidP="00F853FD">
      <w:pPr>
        <w:rPr>
          <w:b/>
          <w:bCs/>
          <w:lang w:val="en-DE"/>
        </w:rPr>
      </w:pPr>
      <w:r w:rsidRPr="00F853FD">
        <w:rPr>
          <w:b/>
          <w:bCs/>
          <w:lang w:val="en-DE"/>
        </w:rPr>
        <w:t>@import Rule</w:t>
      </w:r>
    </w:p>
    <w:p w14:paraId="3DA246F4" w14:textId="77777777" w:rsidR="00F853FD" w:rsidRPr="00F853FD" w:rsidRDefault="00F853FD" w:rsidP="00F853FD">
      <w:pPr>
        <w:rPr>
          <w:lang w:val="en-DE"/>
        </w:rPr>
      </w:pPr>
      <w:r w:rsidRPr="00F853FD">
        <w:rPr>
          <w:lang w:val="en-DE"/>
        </w:rPr>
        <w:t>The @font-face rule is very useful if you have direct access to the .woff files, however, CSS provides a way to import valid stylesheets from within a CSS file!</w:t>
      </w:r>
    </w:p>
    <w:p w14:paraId="1588D6AF" w14:textId="77777777" w:rsidR="00F853FD" w:rsidRDefault="00F853FD" w:rsidP="00F853FD">
      <w:pPr>
        <w:rPr>
          <w:lang w:val="en-DE"/>
        </w:rPr>
      </w:pPr>
      <w:r w:rsidRPr="00F853FD">
        <w:rPr>
          <w:lang w:val="en-DE"/>
        </w:rPr>
        <w:t>@import url;</w:t>
      </w:r>
    </w:p>
    <w:p w14:paraId="1F2C0273" w14:textId="77777777" w:rsidR="00F853FD" w:rsidRPr="00F853FD" w:rsidRDefault="00F853FD" w:rsidP="00F853FD">
      <w:pPr>
        <w:rPr>
          <w:b/>
          <w:bCs/>
          <w:lang w:val="en-DE"/>
        </w:rPr>
      </w:pPr>
      <w:r w:rsidRPr="00F853FD">
        <w:rPr>
          <w:b/>
          <w:bCs/>
          <w:i/>
          <w:iCs/>
          <w:lang w:val="en-DE"/>
        </w:rPr>
        <w:t>/* Custom font face declaration */</w:t>
      </w:r>
    </w:p>
    <w:p w14:paraId="7666BB02" w14:textId="77777777" w:rsidR="00F853FD" w:rsidRPr="00F853FD" w:rsidRDefault="00F853FD" w:rsidP="00F853FD">
      <w:pPr>
        <w:rPr>
          <w:b/>
          <w:bCs/>
          <w:lang w:val="en-DE"/>
        </w:rPr>
      </w:pPr>
      <w:r w:rsidRPr="00F853FD">
        <w:rPr>
          <w:b/>
          <w:bCs/>
          <w:lang w:val="en-DE"/>
        </w:rPr>
        <w:t>@font-face {</w:t>
      </w:r>
    </w:p>
    <w:p w14:paraId="5E2135A2" w14:textId="77777777" w:rsidR="00F853FD" w:rsidRPr="00F853FD" w:rsidRDefault="00F853FD" w:rsidP="00F853FD">
      <w:pPr>
        <w:rPr>
          <w:b/>
          <w:bCs/>
          <w:lang w:val="en-DE"/>
        </w:rPr>
      </w:pPr>
      <w:r w:rsidRPr="00F853FD">
        <w:rPr>
          <w:b/>
          <w:bCs/>
          <w:lang w:val="en-DE"/>
        </w:rPr>
        <w:t>  font-family: "Yarndings 12";</w:t>
      </w:r>
    </w:p>
    <w:p w14:paraId="3B137612" w14:textId="77777777" w:rsidR="00F853FD" w:rsidRPr="00F853FD" w:rsidRDefault="00F853FD" w:rsidP="00F853FD">
      <w:pPr>
        <w:rPr>
          <w:b/>
          <w:bCs/>
          <w:lang w:val="en-DE"/>
        </w:rPr>
      </w:pPr>
      <w:r w:rsidRPr="00F853FD">
        <w:rPr>
          <w:b/>
          <w:bCs/>
          <w:lang w:val="en-DE"/>
        </w:rPr>
        <w:t>  font-style: normal;</w:t>
      </w:r>
    </w:p>
    <w:p w14:paraId="74A571CB" w14:textId="77777777" w:rsidR="00F853FD" w:rsidRPr="00F853FD" w:rsidRDefault="00F853FD" w:rsidP="00F853FD">
      <w:pPr>
        <w:rPr>
          <w:b/>
          <w:bCs/>
          <w:lang w:val="en-DE"/>
        </w:rPr>
      </w:pPr>
      <w:r w:rsidRPr="00F853FD">
        <w:rPr>
          <w:b/>
          <w:bCs/>
          <w:lang w:val="en-DE"/>
        </w:rPr>
        <w:t>  font-weight: 400;</w:t>
      </w:r>
    </w:p>
    <w:p w14:paraId="0A0B701C" w14:textId="77777777" w:rsidR="00F853FD" w:rsidRPr="00F853FD" w:rsidRDefault="00F853FD" w:rsidP="00F853FD">
      <w:pPr>
        <w:rPr>
          <w:b/>
          <w:bCs/>
          <w:lang w:val="en-DE"/>
        </w:rPr>
      </w:pPr>
      <w:r w:rsidRPr="00F853FD">
        <w:rPr>
          <w:b/>
          <w:bCs/>
          <w:lang w:val="en-DE"/>
        </w:rPr>
        <w:t>  src: url(https://fonts.gstatic.com/s/yarndings12/v2/55xreyp2N8T5P2LJbZAlkY9smJjNAWZEnJ5-.woff2)</w:t>
      </w:r>
    </w:p>
    <w:p w14:paraId="73D8A348" w14:textId="77777777" w:rsidR="00F853FD" w:rsidRPr="00F853FD" w:rsidRDefault="00F853FD" w:rsidP="00F853FD">
      <w:pPr>
        <w:rPr>
          <w:b/>
          <w:bCs/>
          <w:lang w:val="en-DE"/>
        </w:rPr>
      </w:pPr>
      <w:r w:rsidRPr="00F853FD">
        <w:rPr>
          <w:b/>
          <w:bCs/>
          <w:lang w:val="en-DE"/>
        </w:rPr>
        <w:lastRenderedPageBreak/>
        <w:t>    format("woff2");</w:t>
      </w:r>
    </w:p>
    <w:p w14:paraId="58FCFB70" w14:textId="77777777" w:rsidR="00F853FD" w:rsidRPr="00F853FD" w:rsidRDefault="00F853FD" w:rsidP="00F853FD">
      <w:pPr>
        <w:rPr>
          <w:b/>
          <w:bCs/>
          <w:lang w:val="en-DE"/>
        </w:rPr>
      </w:pPr>
      <w:r w:rsidRPr="00F853FD">
        <w:rPr>
          <w:b/>
          <w:bCs/>
          <w:lang w:val="en-DE"/>
        </w:rPr>
        <w:t>}</w:t>
      </w:r>
    </w:p>
    <w:p w14:paraId="7C46E24F" w14:textId="77777777" w:rsidR="00F853FD" w:rsidRPr="00F853FD" w:rsidRDefault="00F853FD" w:rsidP="00F853FD">
      <w:pPr>
        <w:rPr>
          <w:b/>
          <w:bCs/>
          <w:lang w:val="en-DE"/>
        </w:rPr>
      </w:pPr>
      <w:r w:rsidRPr="00F853FD">
        <w:rPr>
          <w:b/>
          <w:bCs/>
          <w:i/>
          <w:iCs/>
          <w:lang w:val="en-DE"/>
        </w:rPr>
        <w:t>/* Import from Google Fonts */</w:t>
      </w:r>
    </w:p>
    <w:p w14:paraId="4664DCBF" w14:textId="77777777" w:rsidR="00F853FD" w:rsidRPr="00F853FD" w:rsidRDefault="00F853FD" w:rsidP="00F853FD">
      <w:pPr>
        <w:rPr>
          <w:b/>
          <w:bCs/>
          <w:lang w:val="en-DE"/>
        </w:rPr>
      </w:pPr>
    </w:p>
    <w:p w14:paraId="26756288" w14:textId="77777777" w:rsidR="00F853FD" w:rsidRPr="00F853FD" w:rsidRDefault="00F853FD" w:rsidP="00F853FD">
      <w:pPr>
        <w:rPr>
          <w:b/>
          <w:bCs/>
          <w:lang w:val="en-DE"/>
        </w:rPr>
      </w:pPr>
      <w:r w:rsidRPr="00F853FD">
        <w:rPr>
          <w:b/>
          <w:bCs/>
          <w:lang w:val="en-DE"/>
        </w:rPr>
        <w:t>@import url("https://fonts.googleapis.com/css2?family=Roboto:ital,wght@0,100;0,300;0,400;0,500;0,700;0,900;1,100;1,300;1,400;1,500;1,700;1,900&amp;display=swap");</w:t>
      </w:r>
    </w:p>
    <w:p w14:paraId="0051B867" w14:textId="77777777" w:rsidR="00F853FD" w:rsidRPr="00F853FD" w:rsidRDefault="00F853FD" w:rsidP="00F853FD">
      <w:pPr>
        <w:rPr>
          <w:b/>
          <w:bCs/>
          <w:lang w:val="en-DE"/>
        </w:rPr>
      </w:pPr>
    </w:p>
    <w:p w14:paraId="5A1BF559" w14:textId="77777777" w:rsidR="00F853FD" w:rsidRPr="00F853FD" w:rsidRDefault="00F853FD" w:rsidP="00F853FD">
      <w:pPr>
        <w:rPr>
          <w:b/>
          <w:bCs/>
          <w:lang w:val="en-DE"/>
        </w:rPr>
      </w:pPr>
      <w:r w:rsidRPr="00F853FD">
        <w:rPr>
          <w:b/>
          <w:bCs/>
          <w:lang w:val="en-DE"/>
        </w:rPr>
        <w:t>body {</w:t>
      </w:r>
    </w:p>
    <w:p w14:paraId="7DA03E6E" w14:textId="77777777" w:rsidR="00F853FD" w:rsidRPr="00F853FD" w:rsidRDefault="00F853FD" w:rsidP="00F853FD">
      <w:pPr>
        <w:rPr>
          <w:b/>
          <w:bCs/>
          <w:lang w:val="en-DE"/>
        </w:rPr>
      </w:pPr>
      <w:r w:rsidRPr="00F853FD">
        <w:rPr>
          <w:b/>
          <w:bCs/>
          <w:lang w:val="en-DE"/>
        </w:rPr>
        <w:t>  line-height: 2;</w:t>
      </w:r>
    </w:p>
    <w:p w14:paraId="07880E28" w14:textId="77777777" w:rsidR="00F853FD" w:rsidRPr="00F853FD" w:rsidRDefault="00F853FD" w:rsidP="00F853FD">
      <w:pPr>
        <w:rPr>
          <w:b/>
          <w:bCs/>
          <w:lang w:val="en-DE"/>
        </w:rPr>
      </w:pPr>
      <w:r w:rsidRPr="00F853FD">
        <w:rPr>
          <w:b/>
          <w:bCs/>
          <w:lang w:val="en-DE"/>
        </w:rPr>
        <w:t>  font-size: larger;</w:t>
      </w:r>
    </w:p>
    <w:p w14:paraId="0993C251" w14:textId="77777777" w:rsidR="00F853FD" w:rsidRPr="00F853FD" w:rsidRDefault="00F853FD" w:rsidP="00F853FD">
      <w:pPr>
        <w:rPr>
          <w:b/>
          <w:bCs/>
          <w:lang w:val="en-DE"/>
        </w:rPr>
      </w:pPr>
      <w:r w:rsidRPr="00F853FD">
        <w:rPr>
          <w:b/>
          <w:bCs/>
          <w:lang w:val="en-DE"/>
        </w:rPr>
        <w:t>}</w:t>
      </w:r>
    </w:p>
    <w:p w14:paraId="0492503B" w14:textId="77777777" w:rsidR="00F853FD" w:rsidRPr="00F853FD" w:rsidRDefault="00F853FD" w:rsidP="00F853FD">
      <w:pPr>
        <w:rPr>
          <w:b/>
          <w:bCs/>
          <w:lang w:val="en-DE"/>
        </w:rPr>
      </w:pPr>
      <w:r w:rsidRPr="00F853FD">
        <w:rPr>
          <w:b/>
          <w:bCs/>
          <w:i/>
          <w:iCs/>
          <w:lang w:val="en-DE"/>
        </w:rPr>
        <w:t>/* Styling text with generic font families */</w:t>
      </w:r>
    </w:p>
    <w:p w14:paraId="7C1CA0C0" w14:textId="77777777" w:rsidR="00F853FD" w:rsidRPr="00F853FD" w:rsidRDefault="00F853FD" w:rsidP="00F853FD">
      <w:pPr>
        <w:rPr>
          <w:b/>
          <w:bCs/>
          <w:lang w:val="en-DE"/>
        </w:rPr>
      </w:pPr>
      <w:r w:rsidRPr="00F853FD">
        <w:rPr>
          <w:b/>
          <w:bCs/>
          <w:lang w:val="en-DE"/>
        </w:rPr>
        <w:t>.serif {</w:t>
      </w:r>
    </w:p>
    <w:p w14:paraId="714FE43A" w14:textId="77777777" w:rsidR="00F853FD" w:rsidRPr="00F853FD" w:rsidRDefault="00F853FD" w:rsidP="00F853FD">
      <w:pPr>
        <w:rPr>
          <w:b/>
          <w:bCs/>
          <w:lang w:val="en-DE"/>
        </w:rPr>
      </w:pPr>
      <w:r w:rsidRPr="00F853FD">
        <w:rPr>
          <w:b/>
          <w:bCs/>
          <w:lang w:val="en-DE"/>
        </w:rPr>
        <w:t xml:space="preserve">  </w:t>
      </w:r>
      <w:r w:rsidRPr="00F853FD">
        <w:rPr>
          <w:b/>
          <w:bCs/>
          <w:i/>
          <w:iCs/>
          <w:lang w:val="en-DE"/>
        </w:rPr>
        <w:t>/* Alternative fallbacks are provided with a comma-separated list */</w:t>
      </w:r>
    </w:p>
    <w:p w14:paraId="20F3764A" w14:textId="77777777" w:rsidR="00F853FD" w:rsidRPr="00F853FD" w:rsidRDefault="00F853FD" w:rsidP="00F853FD">
      <w:pPr>
        <w:rPr>
          <w:b/>
          <w:bCs/>
          <w:lang w:val="en-DE"/>
        </w:rPr>
      </w:pPr>
      <w:r w:rsidRPr="00F853FD">
        <w:rPr>
          <w:b/>
          <w:bCs/>
          <w:lang w:val="en-DE"/>
        </w:rPr>
        <w:t>  font-family: Georgia, "Times New Roman", serif;</w:t>
      </w:r>
    </w:p>
    <w:p w14:paraId="370DBA0B" w14:textId="77777777" w:rsidR="00F853FD" w:rsidRPr="00F853FD" w:rsidRDefault="00F853FD" w:rsidP="00F853FD">
      <w:pPr>
        <w:rPr>
          <w:b/>
          <w:bCs/>
          <w:lang w:val="en-DE"/>
        </w:rPr>
      </w:pPr>
      <w:r w:rsidRPr="00F853FD">
        <w:rPr>
          <w:b/>
          <w:bCs/>
          <w:lang w:val="en-DE"/>
        </w:rPr>
        <w:t>}</w:t>
      </w:r>
    </w:p>
    <w:p w14:paraId="24A70493" w14:textId="77777777" w:rsidR="00F853FD" w:rsidRPr="00F853FD" w:rsidRDefault="00F853FD" w:rsidP="00F853FD">
      <w:pPr>
        <w:rPr>
          <w:b/>
          <w:bCs/>
          <w:lang w:val="en-DE"/>
        </w:rPr>
      </w:pPr>
    </w:p>
    <w:p w14:paraId="3667474E" w14:textId="77777777" w:rsidR="00F853FD" w:rsidRPr="00F853FD" w:rsidRDefault="00F853FD" w:rsidP="00F853FD">
      <w:pPr>
        <w:rPr>
          <w:b/>
          <w:bCs/>
          <w:lang w:val="en-DE"/>
        </w:rPr>
      </w:pPr>
      <w:r w:rsidRPr="00F853FD">
        <w:rPr>
          <w:b/>
          <w:bCs/>
          <w:lang w:val="en-DE"/>
        </w:rPr>
        <w:t>.sans-serif {</w:t>
      </w:r>
    </w:p>
    <w:p w14:paraId="33275540" w14:textId="77777777" w:rsidR="00F853FD" w:rsidRPr="00F853FD" w:rsidRDefault="00F853FD" w:rsidP="00F853FD">
      <w:pPr>
        <w:rPr>
          <w:b/>
          <w:bCs/>
          <w:lang w:val="en-DE"/>
        </w:rPr>
      </w:pPr>
      <w:r w:rsidRPr="00F853FD">
        <w:rPr>
          <w:b/>
          <w:bCs/>
          <w:lang w:val="en-DE"/>
        </w:rPr>
        <w:t xml:space="preserve">  </w:t>
      </w:r>
      <w:r w:rsidRPr="00F853FD">
        <w:rPr>
          <w:b/>
          <w:bCs/>
          <w:i/>
          <w:iCs/>
          <w:lang w:val="en-DE"/>
        </w:rPr>
        <w:t>/* For a value to be valid, font families with whitespaces or special characters in their name, need to be enclosed in quotation marks */</w:t>
      </w:r>
    </w:p>
    <w:p w14:paraId="06FE50E5" w14:textId="77777777" w:rsidR="00F853FD" w:rsidRPr="00F853FD" w:rsidRDefault="00F853FD" w:rsidP="00F853FD">
      <w:pPr>
        <w:rPr>
          <w:b/>
          <w:bCs/>
          <w:lang w:val="en-DE"/>
        </w:rPr>
      </w:pPr>
      <w:r w:rsidRPr="00F853FD">
        <w:rPr>
          <w:b/>
          <w:bCs/>
          <w:lang w:val="en-DE"/>
        </w:rPr>
        <w:t>  font-family: Arial, "Helvetica Neue", sans-serif;</w:t>
      </w:r>
    </w:p>
    <w:p w14:paraId="65721018" w14:textId="77777777" w:rsidR="00F853FD" w:rsidRPr="00F853FD" w:rsidRDefault="00F853FD" w:rsidP="00F853FD">
      <w:pPr>
        <w:rPr>
          <w:b/>
          <w:bCs/>
          <w:lang w:val="en-DE"/>
        </w:rPr>
      </w:pPr>
      <w:r w:rsidRPr="00F853FD">
        <w:rPr>
          <w:b/>
          <w:bCs/>
          <w:lang w:val="en-DE"/>
        </w:rPr>
        <w:t>}</w:t>
      </w:r>
    </w:p>
    <w:p w14:paraId="63E05DAE" w14:textId="77777777" w:rsidR="00F853FD" w:rsidRPr="00F853FD" w:rsidRDefault="00F853FD" w:rsidP="00F853FD">
      <w:pPr>
        <w:rPr>
          <w:b/>
          <w:bCs/>
          <w:lang w:val="en-DE"/>
        </w:rPr>
      </w:pPr>
    </w:p>
    <w:p w14:paraId="3176CACE" w14:textId="77777777" w:rsidR="00F853FD" w:rsidRPr="00F853FD" w:rsidRDefault="00F853FD" w:rsidP="00F853FD">
      <w:pPr>
        <w:rPr>
          <w:b/>
          <w:bCs/>
          <w:lang w:val="en-DE"/>
        </w:rPr>
      </w:pPr>
      <w:r w:rsidRPr="00F853FD">
        <w:rPr>
          <w:b/>
          <w:bCs/>
          <w:lang w:val="en-DE"/>
        </w:rPr>
        <w:t>.monospace {</w:t>
      </w:r>
    </w:p>
    <w:p w14:paraId="354F1E92" w14:textId="77777777" w:rsidR="00F853FD" w:rsidRPr="00F853FD" w:rsidRDefault="00F853FD" w:rsidP="00F853FD">
      <w:pPr>
        <w:rPr>
          <w:b/>
          <w:bCs/>
          <w:lang w:val="en-DE"/>
        </w:rPr>
      </w:pPr>
      <w:r w:rsidRPr="00F853FD">
        <w:rPr>
          <w:b/>
          <w:bCs/>
          <w:lang w:val="en-DE"/>
        </w:rPr>
        <w:t>  font-family: "Courier New", monospace;</w:t>
      </w:r>
    </w:p>
    <w:p w14:paraId="3754A9CC" w14:textId="77777777" w:rsidR="00F853FD" w:rsidRPr="00F853FD" w:rsidRDefault="00F853FD" w:rsidP="00F853FD">
      <w:pPr>
        <w:rPr>
          <w:b/>
          <w:bCs/>
          <w:lang w:val="en-DE"/>
        </w:rPr>
      </w:pPr>
      <w:r w:rsidRPr="00F853FD">
        <w:rPr>
          <w:b/>
          <w:bCs/>
          <w:lang w:val="en-DE"/>
        </w:rPr>
        <w:t>}</w:t>
      </w:r>
    </w:p>
    <w:p w14:paraId="4602BA05" w14:textId="77777777" w:rsidR="00F853FD" w:rsidRPr="00F853FD" w:rsidRDefault="00F853FD" w:rsidP="00F853FD">
      <w:pPr>
        <w:rPr>
          <w:b/>
          <w:bCs/>
          <w:lang w:val="en-DE"/>
        </w:rPr>
      </w:pPr>
    </w:p>
    <w:p w14:paraId="71A73385" w14:textId="77777777" w:rsidR="00F853FD" w:rsidRPr="00F853FD" w:rsidRDefault="00F853FD" w:rsidP="00F853FD">
      <w:pPr>
        <w:rPr>
          <w:b/>
          <w:bCs/>
          <w:lang w:val="en-DE"/>
        </w:rPr>
      </w:pPr>
      <w:r w:rsidRPr="00F853FD">
        <w:rPr>
          <w:b/>
          <w:bCs/>
          <w:lang w:val="en-DE"/>
        </w:rPr>
        <w:t>.cursive {</w:t>
      </w:r>
    </w:p>
    <w:p w14:paraId="36707020" w14:textId="77777777" w:rsidR="00F853FD" w:rsidRPr="00F853FD" w:rsidRDefault="00F853FD" w:rsidP="00F853FD">
      <w:pPr>
        <w:rPr>
          <w:b/>
          <w:bCs/>
          <w:lang w:val="en-DE"/>
        </w:rPr>
      </w:pPr>
      <w:r w:rsidRPr="00F853FD">
        <w:rPr>
          <w:b/>
          <w:bCs/>
          <w:lang w:val="en-DE"/>
        </w:rPr>
        <w:t>  font-family: "Comic Sans MS", cursive;</w:t>
      </w:r>
    </w:p>
    <w:p w14:paraId="128A4A61" w14:textId="77777777" w:rsidR="00F853FD" w:rsidRPr="00F853FD" w:rsidRDefault="00F853FD" w:rsidP="00F853FD">
      <w:pPr>
        <w:rPr>
          <w:b/>
          <w:bCs/>
          <w:lang w:val="en-DE"/>
        </w:rPr>
      </w:pPr>
      <w:r w:rsidRPr="00F853FD">
        <w:rPr>
          <w:b/>
          <w:bCs/>
          <w:lang w:val="en-DE"/>
        </w:rPr>
        <w:t>}</w:t>
      </w:r>
    </w:p>
    <w:p w14:paraId="5E541B0A" w14:textId="77777777" w:rsidR="00F853FD" w:rsidRPr="00F853FD" w:rsidRDefault="00F853FD" w:rsidP="00F853FD">
      <w:pPr>
        <w:rPr>
          <w:b/>
          <w:bCs/>
          <w:lang w:val="en-DE"/>
        </w:rPr>
      </w:pPr>
    </w:p>
    <w:p w14:paraId="5B9E4A7D" w14:textId="77777777" w:rsidR="00F853FD" w:rsidRPr="00F853FD" w:rsidRDefault="00F853FD" w:rsidP="00F853FD">
      <w:pPr>
        <w:rPr>
          <w:b/>
          <w:bCs/>
          <w:lang w:val="en-DE"/>
        </w:rPr>
      </w:pPr>
      <w:r w:rsidRPr="00F853FD">
        <w:rPr>
          <w:b/>
          <w:bCs/>
          <w:lang w:val="en-DE"/>
        </w:rPr>
        <w:lastRenderedPageBreak/>
        <w:t>.fantasy {</w:t>
      </w:r>
    </w:p>
    <w:p w14:paraId="629C80EA" w14:textId="77777777" w:rsidR="00F853FD" w:rsidRPr="00F853FD" w:rsidRDefault="00F853FD" w:rsidP="00F853FD">
      <w:pPr>
        <w:rPr>
          <w:b/>
          <w:bCs/>
          <w:lang w:val="en-DE"/>
        </w:rPr>
      </w:pPr>
      <w:r w:rsidRPr="00F853FD">
        <w:rPr>
          <w:b/>
          <w:bCs/>
          <w:lang w:val="en-DE"/>
        </w:rPr>
        <w:t>  font-family: "Impact", fantasy;</w:t>
      </w:r>
    </w:p>
    <w:p w14:paraId="290A733E" w14:textId="77777777" w:rsidR="00F853FD" w:rsidRPr="00F853FD" w:rsidRDefault="00F853FD" w:rsidP="00F853FD">
      <w:pPr>
        <w:rPr>
          <w:b/>
          <w:bCs/>
          <w:lang w:val="en-DE"/>
        </w:rPr>
      </w:pPr>
      <w:r w:rsidRPr="00F853FD">
        <w:rPr>
          <w:b/>
          <w:bCs/>
          <w:lang w:val="en-DE"/>
        </w:rPr>
        <w:t>}</w:t>
      </w:r>
    </w:p>
    <w:p w14:paraId="10F3CA06" w14:textId="77777777" w:rsidR="00F853FD" w:rsidRPr="00F853FD" w:rsidRDefault="00F853FD" w:rsidP="00F853FD">
      <w:pPr>
        <w:rPr>
          <w:b/>
          <w:bCs/>
          <w:lang w:val="en-DE"/>
        </w:rPr>
      </w:pPr>
    </w:p>
    <w:p w14:paraId="7399FA01" w14:textId="77777777" w:rsidR="00F853FD" w:rsidRPr="00F853FD" w:rsidRDefault="00F853FD" w:rsidP="00F853FD">
      <w:pPr>
        <w:rPr>
          <w:b/>
          <w:bCs/>
          <w:lang w:val="en-DE"/>
        </w:rPr>
      </w:pPr>
      <w:r w:rsidRPr="00F853FD">
        <w:rPr>
          <w:b/>
          <w:bCs/>
          <w:lang w:val="en-DE"/>
        </w:rPr>
        <w:t>.system-ui {</w:t>
      </w:r>
    </w:p>
    <w:p w14:paraId="7518F08C" w14:textId="77777777" w:rsidR="00F853FD" w:rsidRPr="00F853FD" w:rsidRDefault="00F853FD" w:rsidP="00F853FD">
      <w:pPr>
        <w:rPr>
          <w:b/>
          <w:bCs/>
          <w:lang w:val="en-DE"/>
        </w:rPr>
      </w:pPr>
      <w:r w:rsidRPr="00F853FD">
        <w:rPr>
          <w:b/>
          <w:bCs/>
          <w:lang w:val="en-DE"/>
        </w:rPr>
        <w:t>  font-family: system-ui, sans-serif;</w:t>
      </w:r>
    </w:p>
    <w:p w14:paraId="58D1122F" w14:textId="77777777" w:rsidR="00F853FD" w:rsidRPr="00F853FD" w:rsidRDefault="00F853FD" w:rsidP="00F853FD">
      <w:pPr>
        <w:rPr>
          <w:b/>
          <w:bCs/>
          <w:lang w:val="en-DE"/>
        </w:rPr>
      </w:pPr>
      <w:r w:rsidRPr="00F853FD">
        <w:rPr>
          <w:b/>
          <w:bCs/>
          <w:lang w:val="en-DE"/>
        </w:rPr>
        <w:t>}</w:t>
      </w:r>
    </w:p>
    <w:p w14:paraId="67B3817E" w14:textId="77777777" w:rsidR="00F853FD" w:rsidRPr="00F853FD" w:rsidRDefault="00F853FD" w:rsidP="00F853FD">
      <w:pPr>
        <w:rPr>
          <w:b/>
          <w:bCs/>
          <w:lang w:val="en-DE"/>
        </w:rPr>
      </w:pPr>
    </w:p>
    <w:p w14:paraId="6C7BB89B" w14:textId="77777777" w:rsidR="00F853FD" w:rsidRPr="00F853FD" w:rsidRDefault="00F853FD" w:rsidP="00F853FD">
      <w:pPr>
        <w:rPr>
          <w:b/>
          <w:bCs/>
          <w:lang w:val="en-DE"/>
        </w:rPr>
      </w:pPr>
      <w:r w:rsidRPr="00F853FD">
        <w:rPr>
          <w:b/>
          <w:bCs/>
          <w:lang w:val="en-DE"/>
        </w:rPr>
        <w:t>.emoji {</w:t>
      </w:r>
    </w:p>
    <w:p w14:paraId="6165F97C" w14:textId="77777777" w:rsidR="00F853FD" w:rsidRPr="00F853FD" w:rsidRDefault="00F853FD" w:rsidP="00F853FD">
      <w:pPr>
        <w:rPr>
          <w:b/>
          <w:bCs/>
          <w:lang w:val="en-DE"/>
        </w:rPr>
      </w:pPr>
      <w:r w:rsidRPr="00F853FD">
        <w:rPr>
          <w:b/>
          <w:bCs/>
          <w:lang w:val="en-DE"/>
        </w:rPr>
        <w:t>  font-family: emoji, sans-serif;</w:t>
      </w:r>
    </w:p>
    <w:p w14:paraId="2020E889" w14:textId="77777777" w:rsidR="00F853FD" w:rsidRPr="00F853FD" w:rsidRDefault="00F853FD" w:rsidP="00F853FD">
      <w:pPr>
        <w:rPr>
          <w:b/>
          <w:bCs/>
          <w:lang w:val="en-DE"/>
        </w:rPr>
      </w:pPr>
      <w:r w:rsidRPr="00F853FD">
        <w:rPr>
          <w:b/>
          <w:bCs/>
          <w:lang w:val="en-DE"/>
        </w:rPr>
        <w:t>}</w:t>
      </w:r>
    </w:p>
    <w:p w14:paraId="2985851F" w14:textId="77777777" w:rsidR="00F853FD" w:rsidRPr="00F853FD" w:rsidRDefault="00F853FD" w:rsidP="00F853FD">
      <w:pPr>
        <w:rPr>
          <w:b/>
          <w:bCs/>
          <w:lang w:val="en-DE"/>
        </w:rPr>
      </w:pPr>
    </w:p>
    <w:p w14:paraId="0250B654" w14:textId="77777777" w:rsidR="00F853FD" w:rsidRPr="00F853FD" w:rsidRDefault="00F853FD" w:rsidP="00F853FD">
      <w:pPr>
        <w:rPr>
          <w:b/>
          <w:bCs/>
          <w:lang w:val="en-DE"/>
        </w:rPr>
      </w:pPr>
      <w:r w:rsidRPr="00F853FD">
        <w:rPr>
          <w:b/>
          <w:bCs/>
          <w:lang w:val="en-DE"/>
        </w:rPr>
        <w:t>.math {</w:t>
      </w:r>
    </w:p>
    <w:p w14:paraId="6D6F739A" w14:textId="77777777" w:rsidR="00F853FD" w:rsidRPr="00F853FD" w:rsidRDefault="00F853FD" w:rsidP="00F853FD">
      <w:pPr>
        <w:rPr>
          <w:b/>
          <w:bCs/>
          <w:lang w:val="en-DE"/>
        </w:rPr>
      </w:pPr>
      <w:r w:rsidRPr="00F853FD">
        <w:rPr>
          <w:b/>
          <w:bCs/>
          <w:lang w:val="en-DE"/>
        </w:rPr>
        <w:t>  font-family: math, sans-serif;</w:t>
      </w:r>
    </w:p>
    <w:p w14:paraId="67B2D8E6" w14:textId="77777777" w:rsidR="00F853FD" w:rsidRPr="00F853FD" w:rsidRDefault="00F853FD" w:rsidP="00F853FD">
      <w:pPr>
        <w:rPr>
          <w:b/>
          <w:bCs/>
          <w:lang w:val="en-DE"/>
        </w:rPr>
      </w:pPr>
      <w:r w:rsidRPr="00F853FD">
        <w:rPr>
          <w:b/>
          <w:bCs/>
          <w:lang w:val="en-DE"/>
        </w:rPr>
        <w:t>}</w:t>
      </w:r>
    </w:p>
    <w:p w14:paraId="5337ED5C" w14:textId="77777777" w:rsidR="00F853FD" w:rsidRPr="00F853FD" w:rsidRDefault="00F853FD" w:rsidP="00F853FD">
      <w:pPr>
        <w:rPr>
          <w:b/>
          <w:bCs/>
          <w:lang w:val="en-DE"/>
        </w:rPr>
      </w:pPr>
    </w:p>
    <w:p w14:paraId="2399BB4A" w14:textId="77777777" w:rsidR="00F853FD" w:rsidRPr="00F853FD" w:rsidRDefault="00F853FD" w:rsidP="00F853FD">
      <w:pPr>
        <w:rPr>
          <w:b/>
          <w:bCs/>
          <w:lang w:val="en-DE"/>
        </w:rPr>
      </w:pPr>
      <w:r w:rsidRPr="00F853FD">
        <w:rPr>
          <w:b/>
          <w:bCs/>
          <w:lang w:val="en-DE"/>
        </w:rPr>
        <w:t>.fangsong {</w:t>
      </w:r>
    </w:p>
    <w:p w14:paraId="5BB2C9B1" w14:textId="77777777" w:rsidR="00F853FD" w:rsidRPr="00F853FD" w:rsidRDefault="00F853FD" w:rsidP="00F853FD">
      <w:pPr>
        <w:rPr>
          <w:b/>
          <w:bCs/>
          <w:lang w:val="en-DE"/>
        </w:rPr>
      </w:pPr>
      <w:r w:rsidRPr="00F853FD">
        <w:rPr>
          <w:b/>
          <w:bCs/>
          <w:lang w:val="en-DE"/>
        </w:rPr>
        <w:t>  font-family: fangsong, serif;</w:t>
      </w:r>
    </w:p>
    <w:p w14:paraId="74F073E6" w14:textId="77777777" w:rsidR="00F853FD" w:rsidRPr="00F853FD" w:rsidRDefault="00F853FD" w:rsidP="00F853FD">
      <w:pPr>
        <w:rPr>
          <w:b/>
          <w:bCs/>
          <w:lang w:val="en-DE"/>
        </w:rPr>
      </w:pPr>
      <w:r w:rsidRPr="00F853FD">
        <w:rPr>
          <w:b/>
          <w:bCs/>
          <w:lang w:val="en-DE"/>
        </w:rPr>
        <w:t>}</w:t>
      </w:r>
    </w:p>
    <w:p w14:paraId="479B2E46" w14:textId="77777777" w:rsidR="00F853FD" w:rsidRPr="00F853FD" w:rsidRDefault="00F853FD" w:rsidP="00F853FD">
      <w:pPr>
        <w:rPr>
          <w:b/>
          <w:bCs/>
          <w:lang w:val="en-DE"/>
        </w:rPr>
      </w:pPr>
    </w:p>
    <w:p w14:paraId="274B06AD" w14:textId="77777777" w:rsidR="00F853FD" w:rsidRPr="00F853FD" w:rsidRDefault="00F853FD" w:rsidP="00F853FD">
      <w:pPr>
        <w:rPr>
          <w:b/>
          <w:bCs/>
          <w:lang w:val="en-DE"/>
        </w:rPr>
      </w:pPr>
      <w:r w:rsidRPr="00F853FD">
        <w:rPr>
          <w:b/>
          <w:bCs/>
          <w:i/>
          <w:iCs/>
          <w:lang w:val="en-DE"/>
        </w:rPr>
        <w:t>/* Custom font applied */</w:t>
      </w:r>
    </w:p>
    <w:p w14:paraId="044BED1F" w14:textId="77777777" w:rsidR="00F853FD" w:rsidRPr="00F853FD" w:rsidRDefault="00F853FD" w:rsidP="00F853FD">
      <w:pPr>
        <w:rPr>
          <w:b/>
          <w:bCs/>
          <w:lang w:val="en-DE"/>
        </w:rPr>
      </w:pPr>
      <w:r w:rsidRPr="00F853FD">
        <w:rPr>
          <w:b/>
          <w:bCs/>
          <w:lang w:val="en-DE"/>
        </w:rPr>
        <w:t>.custom-font {</w:t>
      </w:r>
    </w:p>
    <w:p w14:paraId="6FD482AB" w14:textId="77777777" w:rsidR="00F853FD" w:rsidRPr="00F853FD" w:rsidRDefault="00F853FD" w:rsidP="00F853FD">
      <w:pPr>
        <w:rPr>
          <w:b/>
          <w:bCs/>
          <w:lang w:val="en-DE"/>
        </w:rPr>
      </w:pPr>
      <w:r w:rsidRPr="00F853FD">
        <w:rPr>
          <w:b/>
          <w:bCs/>
          <w:lang w:val="en-DE"/>
        </w:rPr>
        <w:t>  font-family: "Yarndings 12", sans-serif;</w:t>
      </w:r>
    </w:p>
    <w:p w14:paraId="46A5D41B" w14:textId="77777777" w:rsidR="00F853FD" w:rsidRPr="00F853FD" w:rsidRDefault="00F853FD" w:rsidP="00F853FD">
      <w:pPr>
        <w:rPr>
          <w:b/>
          <w:bCs/>
          <w:lang w:val="en-DE"/>
        </w:rPr>
      </w:pPr>
      <w:r w:rsidRPr="00F853FD">
        <w:rPr>
          <w:b/>
          <w:bCs/>
          <w:lang w:val="en-DE"/>
        </w:rPr>
        <w:t>}</w:t>
      </w:r>
    </w:p>
    <w:p w14:paraId="62C6DE8E" w14:textId="77777777" w:rsidR="00F853FD" w:rsidRPr="00F853FD" w:rsidRDefault="00F853FD" w:rsidP="00F853FD">
      <w:pPr>
        <w:rPr>
          <w:b/>
          <w:bCs/>
          <w:lang w:val="en-DE"/>
        </w:rPr>
      </w:pPr>
    </w:p>
    <w:p w14:paraId="0254EA1F" w14:textId="77777777" w:rsidR="00F853FD" w:rsidRPr="00F853FD" w:rsidRDefault="00F853FD" w:rsidP="00F853FD">
      <w:pPr>
        <w:rPr>
          <w:b/>
          <w:bCs/>
          <w:lang w:val="en-DE"/>
        </w:rPr>
      </w:pPr>
      <w:r w:rsidRPr="00F853FD">
        <w:rPr>
          <w:b/>
          <w:bCs/>
          <w:lang w:val="en-DE"/>
        </w:rPr>
        <w:t>.from-google-fonts {</w:t>
      </w:r>
    </w:p>
    <w:p w14:paraId="0EA65665" w14:textId="77777777" w:rsidR="00F853FD" w:rsidRPr="00F853FD" w:rsidRDefault="00F853FD" w:rsidP="00F853FD">
      <w:pPr>
        <w:rPr>
          <w:b/>
          <w:bCs/>
          <w:lang w:val="en-DE"/>
        </w:rPr>
      </w:pPr>
      <w:r w:rsidRPr="00F853FD">
        <w:rPr>
          <w:b/>
          <w:bCs/>
          <w:lang w:val="en-DE"/>
        </w:rPr>
        <w:t>  font-family: Roboto, sans-serif;</w:t>
      </w:r>
    </w:p>
    <w:p w14:paraId="1E4D1DD6" w14:textId="77777777" w:rsidR="00F853FD" w:rsidRPr="00F853FD" w:rsidRDefault="00F853FD" w:rsidP="00F853FD">
      <w:pPr>
        <w:rPr>
          <w:b/>
          <w:bCs/>
          <w:lang w:val="en-DE"/>
        </w:rPr>
      </w:pPr>
      <w:r w:rsidRPr="00F853FD">
        <w:rPr>
          <w:b/>
          <w:bCs/>
          <w:lang w:val="en-DE"/>
        </w:rPr>
        <w:t>}</w:t>
      </w:r>
    </w:p>
    <w:p w14:paraId="0F7E6D9E" w14:textId="77777777" w:rsidR="00F853FD" w:rsidRPr="00F853FD" w:rsidRDefault="00F853FD" w:rsidP="00F853FD">
      <w:pPr>
        <w:rPr>
          <w:b/>
          <w:bCs/>
          <w:lang w:val="en-DE"/>
        </w:rPr>
      </w:pPr>
    </w:p>
    <w:p w14:paraId="3A0B0914" w14:textId="77777777" w:rsidR="00F853FD" w:rsidRDefault="00F853FD" w:rsidP="00F853FD">
      <w:pPr>
        <w:rPr>
          <w:lang w:val="en-DE"/>
        </w:rPr>
      </w:pPr>
    </w:p>
    <w:p w14:paraId="3815D1F7" w14:textId="77777777" w:rsidR="00F853FD" w:rsidRPr="00F853FD" w:rsidRDefault="00F853FD" w:rsidP="00F853FD">
      <w:pPr>
        <w:rPr>
          <w:lang w:val="en-DE"/>
        </w:rPr>
      </w:pPr>
    </w:p>
    <w:p w14:paraId="3DA0BB76" w14:textId="77777777" w:rsidR="00F853FD" w:rsidRPr="00F853FD" w:rsidRDefault="00F853FD" w:rsidP="00F853FD">
      <w:pPr>
        <w:rPr>
          <w:b/>
          <w:bCs/>
          <w:lang w:val="en-DE"/>
        </w:rPr>
      </w:pPr>
      <w:r w:rsidRPr="00F853FD">
        <w:rPr>
          <w:b/>
          <w:bCs/>
          <w:lang w:val="en-DE"/>
        </w:rPr>
        <w:lastRenderedPageBreak/>
        <w:t>Links</w:t>
      </w:r>
    </w:p>
    <w:p w14:paraId="5A446712" w14:textId="77777777" w:rsidR="00F853FD" w:rsidRPr="00F853FD" w:rsidRDefault="00F853FD" w:rsidP="00F853FD">
      <w:pPr>
        <w:rPr>
          <w:lang w:val="en-DE"/>
        </w:rPr>
      </w:pPr>
      <w:r w:rsidRPr="00F853FD">
        <w:rPr>
          <w:lang w:val="en-DE"/>
        </w:rPr>
        <w:t>CSS allows for the styling of links in a webpage, catering to various states of a link to enhance user interaction and accessibility. These states include:</w:t>
      </w:r>
    </w:p>
    <w:p w14:paraId="0D330924" w14:textId="77777777" w:rsidR="00F853FD" w:rsidRPr="00F853FD" w:rsidRDefault="00F853FD" w:rsidP="00F853FD">
      <w:pPr>
        <w:numPr>
          <w:ilvl w:val="0"/>
          <w:numId w:val="22"/>
        </w:numPr>
        <w:rPr>
          <w:lang w:val="en-DE"/>
        </w:rPr>
      </w:pPr>
      <w:r w:rsidRPr="00F853FD">
        <w:rPr>
          <w:b/>
          <w:bCs/>
          <w:lang w:val="en-DE"/>
        </w:rPr>
        <w:t>a:link</w:t>
      </w:r>
      <w:r w:rsidRPr="00F853FD">
        <w:rPr>
          <w:lang w:val="en-DE"/>
        </w:rPr>
        <w:t>: Styles normal, unvisited links. This is the default state of a link before it's clicked.</w:t>
      </w:r>
    </w:p>
    <w:p w14:paraId="79F25742" w14:textId="77777777" w:rsidR="00F853FD" w:rsidRPr="00F853FD" w:rsidRDefault="00F853FD" w:rsidP="00F853FD">
      <w:pPr>
        <w:numPr>
          <w:ilvl w:val="0"/>
          <w:numId w:val="22"/>
        </w:numPr>
        <w:rPr>
          <w:lang w:val="en-DE"/>
        </w:rPr>
      </w:pPr>
      <w:r w:rsidRPr="00F853FD">
        <w:rPr>
          <w:b/>
          <w:bCs/>
          <w:lang w:val="en-DE"/>
        </w:rPr>
        <w:t>a:visited</w:t>
      </w:r>
      <w:r w:rsidRPr="00F853FD">
        <w:rPr>
          <w:lang w:val="en-DE"/>
        </w:rPr>
        <w:t>: Targets links that the user has visited. Styling visited links differently helps users navigate and understand which pages they've already seen.</w:t>
      </w:r>
    </w:p>
    <w:p w14:paraId="610A6D1F" w14:textId="77777777" w:rsidR="00F853FD" w:rsidRPr="00F853FD" w:rsidRDefault="00F853FD" w:rsidP="00F853FD">
      <w:pPr>
        <w:numPr>
          <w:ilvl w:val="0"/>
          <w:numId w:val="22"/>
        </w:numPr>
        <w:rPr>
          <w:lang w:val="en-DE"/>
        </w:rPr>
      </w:pPr>
      <w:r w:rsidRPr="00F853FD">
        <w:rPr>
          <w:b/>
          <w:bCs/>
          <w:lang w:val="en-DE"/>
        </w:rPr>
        <w:t>a:hover</w:t>
      </w:r>
      <w:r w:rsidRPr="00F853FD">
        <w:rPr>
          <w:lang w:val="en-DE"/>
        </w:rPr>
        <w:t>: Applies to a link when the mouse pointer is over it. This state is useful for highlighting or changing the appearance of links as a visual cue for interactivity.</w:t>
      </w:r>
    </w:p>
    <w:p w14:paraId="680918B3" w14:textId="77777777" w:rsidR="00F853FD" w:rsidRPr="00F853FD" w:rsidRDefault="00F853FD" w:rsidP="00F853FD">
      <w:pPr>
        <w:numPr>
          <w:ilvl w:val="0"/>
          <w:numId w:val="22"/>
        </w:numPr>
        <w:rPr>
          <w:lang w:val="en-DE"/>
        </w:rPr>
      </w:pPr>
      <w:r w:rsidRPr="00F853FD">
        <w:rPr>
          <w:b/>
          <w:bCs/>
          <w:lang w:val="en-DE"/>
        </w:rPr>
        <w:t>a:active</w:t>
      </w:r>
      <w:r w:rsidRPr="00F853FD">
        <w:rPr>
          <w:lang w:val="en-DE"/>
        </w:rPr>
        <w:t>: Styles the link at the moment it is clicked. This state can provide feedback to users that their click action is being processed.</w:t>
      </w:r>
    </w:p>
    <w:p w14:paraId="40056E15" w14:textId="77777777" w:rsidR="00F853FD" w:rsidRPr="00F853FD" w:rsidRDefault="00F853FD" w:rsidP="00F853FD">
      <w:pPr>
        <w:rPr>
          <w:lang w:val="en-DE"/>
        </w:rPr>
      </w:pPr>
      <w:r w:rsidRPr="00F853FD">
        <w:rPr>
          <w:lang w:val="en-DE"/>
        </w:rPr>
        <w:t>Styling these link states can significantly improve the user experience by making navigation more intuitive. The text-decoration property is commonly used with links to remove underlines (none) or style them differently (underline, overline, line-through). Ensuring good contrast ratios and clear visual distinctions between these states is crucial for accessibility.</w:t>
      </w:r>
    </w:p>
    <w:p w14:paraId="020DDEA0" w14:textId="77777777" w:rsidR="00F853FD" w:rsidRPr="00F853FD" w:rsidRDefault="00F853FD" w:rsidP="00F853FD">
      <w:pPr>
        <w:rPr>
          <w:b/>
          <w:bCs/>
          <w:lang w:val="en-DE"/>
        </w:rPr>
      </w:pPr>
      <w:r w:rsidRPr="00F853FD">
        <w:rPr>
          <w:b/>
          <w:bCs/>
          <w:lang w:val="en-DE"/>
        </w:rPr>
        <w:t>body {</w:t>
      </w:r>
    </w:p>
    <w:p w14:paraId="692255EC" w14:textId="77777777" w:rsidR="00F853FD" w:rsidRPr="00F853FD" w:rsidRDefault="00F853FD" w:rsidP="00F853FD">
      <w:pPr>
        <w:rPr>
          <w:b/>
          <w:bCs/>
          <w:lang w:val="en-DE"/>
        </w:rPr>
      </w:pPr>
      <w:r w:rsidRPr="00F853FD">
        <w:rPr>
          <w:b/>
          <w:bCs/>
          <w:lang w:val="en-DE"/>
        </w:rPr>
        <w:t>  margin: 0;</w:t>
      </w:r>
    </w:p>
    <w:p w14:paraId="6547289C" w14:textId="77777777" w:rsidR="00F853FD" w:rsidRPr="00F853FD" w:rsidRDefault="00F853FD" w:rsidP="00F853FD">
      <w:pPr>
        <w:rPr>
          <w:b/>
          <w:bCs/>
          <w:lang w:val="en-DE"/>
        </w:rPr>
      </w:pPr>
      <w:r w:rsidRPr="00F853FD">
        <w:rPr>
          <w:b/>
          <w:bCs/>
          <w:lang w:val="en-DE"/>
        </w:rPr>
        <w:t>  font-family: sans-serif;</w:t>
      </w:r>
    </w:p>
    <w:p w14:paraId="75EDCC66" w14:textId="77777777" w:rsidR="00F853FD" w:rsidRPr="00F853FD" w:rsidRDefault="00F853FD" w:rsidP="00F853FD">
      <w:pPr>
        <w:rPr>
          <w:b/>
          <w:bCs/>
          <w:lang w:val="en-DE"/>
        </w:rPr>
      </w:pPr>
      <w:r w:rsidRPr="00F853FD">
        <w:rPr>
          <w:b/>
          <w:bCs/>
          <w:lang w:val="en-DE"/>
        </w:rPr>
        <w:t>}</w:t>
      </w:r>
    </w:p>
    <w:p w14:paraId="3EC75C31" w14:textId="77777777" w:rsidR="00F853FD" w:rsidRPr="00F853FD" w:rsidRDefault="00F853FD" w:rsidP="00F853FD">
      <w:pPr>
        <w:rPr>
          <w:b/>
          <w:bCs/>
          <w:lang w:val="en-DE"/>
        </w:rPr>
      </w:pPr>
      <w:r w:rsidRPr="00F853FD">
        <w:rPr>
          <w:b/>
          <w:bCs/>
          <w:lang w:val="en-DE"/>
        </w:rPr>
        <w:t>.container {</w:t>
      </w:r>
    </w:p>
    <w:p w14:paraId="01289673" w14:textId="77777777" w:rsidR="00F853FD" w:rsidRPr="00F853FD" w:rsidRDefault="00F853FD" w:rsidP="00F853FD">
      <w:pPr>
        <w:rPr>
          <w:b/>
          <w:bCs/>
          <w:lang w:val="en-DE"/>
        </w:rPr>
      </w:pPr>
      <w:r w:rsidRPr="00F853FD">
        <w:rPr>
          <w:b/>
          <w:bCs/>
          <w:lang w:val="en-DE"/>
        </w:rPr>
        <w:t>  max-width: 800px;</w:t>
      </w:r>
    </w:p>
    <w:p w14:paraId="0D207AAB" w14:textId="77777777" w:rsidR="00F853FD" w:rsidRPr="00F853FD" w:rsidRDefault="00F853FD" w:rsidP="00F853FD">
      <w:pPr>
        <w:rPr>
          <w:b/>
          <w:bCs/>
          <w:lang w:val="en-DE"/>
        </w:rPr>
      </w:pPr>
      <w:r w:rsidRPr="00F853FD">
        <w:rPr>
          <w:b/>
          <w:bCs/>
          <w:lang w:val="en-DE"/>
        </w:rPr>
        <w:t>  margin: 0 auto;</w:t>
      </w:r>
    </w:p>
    <w:p w14:paraId="320EB123" w14:textId="77777777" w:rsidR="00F853FD" w:rsidRPr="00F853FD" w:rsidRDefault="00F853FD" w:rsidP="00F853FD">
      <w:pPr>
        <w:rPr>
          <w:b/>
          <w:bCs/>
          <w:lang w:val="en-DE"/>
        </w:rPr>
      </w:pPr>
      <w:r w:rsidRPr="00F853FD">
        <w:rPr>
          <w:b/>
          <w:bCs/>
          <w:lang w:val="en-DE"/>
        </w:rPr>
        <w:t>  padding: 2rem;</w:t>
      </w:r>
    </w:p>
    <w:p w14:paraId="78AE67D6" w14:textId="77777777" w:rsidR="00F853FD" w:rsidRPr="00F853FD" w:rsidRDefault="00F853FD" w:rsidP="00F853FD">
      <w:pPr>
        <w:rPr>
          <w:b/>
          <w:bCs/>
          <w:lang w:val="en-DE"/>
        </w:rPr>
      </w:pPr>
      <w:r w:rsidRPr="00F853FD">
        <w:rPr>
          <w:b/>
          <w:bCs/>
          <w:lang w:val="en-DE"/>
        </w:rPr>
        <w:t>}</w:t>
      </w:r>
    </w:p>
    <w:p w14:paraId="55D27650" w14:textId="77777777" w:rsidR="00F853FD" w:rsidRPr="00F853FD" w:rsidRDefault="00F853FD" w:rsidP="00F853FD">
      <w:pPr>
        <w:rPr>
          <w:b/>
          <w:bCs/>
          <w:lang w:val="en-DE"/>
        </w:rPr>
      </w:pPr>
      <w:r w:rsidRPr="00F853FD">
        <w:rPr>
          <w:b/>
          <w:bCs/>
          <w:i/>
          <w:iCs/>
          <w:lang w:val="en-DE"/>
        </w:rPr>
        <w:t>/* Styling for unvisited links */</w:t>
      </w:r>
    </w:p>
    <w:p w14:paraId="0611BD26" w14:textId="77777777" w:rsidR="00F853FD" w:rsidRPr="00F853FD" w:rsidRDefault="00F853FD" w:rsidP="00F853FD">
      <w:pPr>
        <w:rPr>
          <w:b/>
          <w:bCs/>
          <w:lang w:val="en-DE"/>
        </w:rPr>
      </w:pPr>
      <w:r w:rsidRPr="00F853FD">
        <w:rPr>
          <w:b/>
          <w:bCs/>
          <w:lang w:val="en-DE"/>
        </w:rPr>
        <w:t>a:link {</w:t>
      </w:r>
    </w:p>
    <w:p w14:paraId="7192055C" w14:textId="77777777" w:rsidR="00F853FD" w:rsidRPr="00F853FD" w:rsidRDefault="00F853FD" w:rsidP="00F853FD">
      <w:pPr>
        <w:rPr>
          <w:b/>
          <w:bCs/>
          <w:lang w:val="en-DE"/>
        </w:rPr>
      </w:pPr>
      <w:r w:rsidRPr="00F853FD">
        <w:rPr>
          <w:b/>
          <w:bCs/>
          <w:lang w:val="en-DE"/>
        </w:rPr>
        <w:t>  color: brown;</w:t>
      </w:r>
    </w:p>
    <w:p w14:paraId="09E4A139" w14:textId="77777777" w:rsidR="00F853FD" w:rsidRPr="00F853FD" w:rsidRDefault="00F853FD" w:rsidP="00F853FD">
      <w:pPr>
        <w:rPr>
          <w:b/>
          <w:bCs/>
          <w:lang w:val="en-DE"/>
        </w:rPr>
      </w:pPr>
      <w:r w:rsidRPr="00F853FD">
        <w:rPr>
          <w:b/>
          <w:bCs/>
          <w:lang w:val="en-DE"/>
        </w:rPr>
        <w:t>  text-decoration: none;</w:t>
      </w:r>
    </w:p>
    <w:p w14:paraId="2309B27E" w14:textId="77777777" w:rsidR="00F853FD" w:rsidRPr="00F853FD" w:rsidRDefault="00F853FD" w:rsidP="00F853FD">
      <w:pPr>
        <w:rPr>
          <w:b/>
          <w:bCs/>
          <w:lang w:val="en-DE"/>
        </w:rPr>
      </w:pPr>
      <w:r w:rsidRPr="00F853FD">
        <w:rPr>
          <w:b/>
          <w:bCs/>
          <w:lang w:val="en-DE"/>
        </w:rPr>
        <w:t xml:space="preserve">  </w:t>
      </w:r>
      <w:r w:rsidRPr="00F853FD">
        <w:rPr>
          <w:b/>
          <w:bCs/>
          <w:i/>
          <w:iCs/>
          <w:lang w:val="en-DE"/>
        </w:rPr>
        <w:t>/* Removes underline */</w:t>
      </w:r>
    </w:p>
    <w:p w14:paraId="46115ABF" w14:textId="77777777" w:rsidR="00F853FD" w:rsidRPr="00F853FD" w:rsidRDefault="00F853FD" w:rsidP="00F853FD">
      <w:pPr>
        <w:rPr>
          <w:b/>
          <w:bCs/>
          <w:lang w:val="en-DE"/>
        </w:rPr>
      </w:pPr>
      <w:r w:rsidRPr="00F853FD">
        <w:rPr>
          <w:b/>
          <w:bCs/>
          <w:lang w:val="en-DE"/>
        </w:rPr>
        <w:t>}</w:t>
      </w:r>
    </w:p>
    <w:p w14:paraId="22D33C76" w14:textId="77777777" w:rsidR="00F853FD" w:rsidRPr="00F853FD" w:rsidRDefault="00F853FD" w:rsidP="00F853FD">
      <w:pPr>
        <w:rPr>
          <w:b/>
          <w:bCs/>
          <w:lang w:val="en-DE"/>
        </w:rPr>
      </w:pPr>
    </w:p>
    <w:p w14:paraId="1CC34400" w14:textId="77777777" w:rsidR="00F853FD" w:rsidRPr="00F853FD" w:rsidRDefault="00F853FD" w:rsidP="00F853FD">
      <w:pPr>
        <w:rPr>
          <w:b/>
          <w:bCs/>
          <w:lang w:val="en-DE"/>
        </w:rPr>
      </w:pPr>
      <w:r w:rsidRPr="00F853FD">
        <w:rPr>
          <w:b/>
          <w:bCs/>
          <w:i/>
          <w:iCs/>
          <w:lang w:val="en-DE"/>
        </w:rPr>
        <w:t>/* Styling for visited links */</w:t>
      </w:r>
    </w:p>
    <w:p w14:paraId="0A147245" w14:textId="77777777" w:rsidR="00F853FD" w:rsidRPr="00F853FD" w:rsidRDefault="00F853FD" w:rsidP="00F853FD">
      <w:pPr>
        <w:rPr>
          <w:b/>
          <w:bCs/>
          <w:lang w:val="en-DE"/>
        </w:rPr>
      </w:pPr>
      <w:r w:rsidRPr="00F853FD">
        <w:rPr>
          <w:b/>
          <w:bCs/>
          <w:lang w:val="en-DE"/>
        </w:rPr>
        <w:t>a:visited {</w:t>
      </w:r>
    </w:p>
    <w:p w14:paraId="4D70725E" w14:textId="77777777" w:rsidR="00F853FD" w:rsidRPr="00F853FD" w:rsidRDefault="00F853FD" w:rsidP="00F853FD">
      <w:pPr>
        <w:rPr>
          <w:b/>
          <w:bCs/>
          <w:lang w:val="en-DE"/>
        </w:rPr>
      </w:pPr>
      <w:r w:rsidRPr="00F853FD">
        <w:rPr>
          <w:b/>
          <w:bCs/>
          <w:lang w:val="en-DE"/>
        </w:rPr>
        <w:t>  color: purple;</w:t>
      </w:r>
    </w:p>
    <w:p w14:paraId="6DE06DEA" w14:textId="77777777" w:rsidR="00F853FD" w:rsidRPr="00F853FD" w:rsidRDefault="00F853FD" w:rsidP="00F853FD">
      <w:pPr>
        <w:rPr>
          <w:b/>
          <w:bCs/>
          <w:lang w:val="en-DE"/>
        </w:rPr>
      </w:pPr>
      <w:r w:rsidRPr="00F853FD">
        <w:rPr>
          <w:b/>
          <w:bCs/>
          <w:lang w:val="en-DE"/>
        </w:rPr>
        <w:lastRenderedPageBreak/>
        <w:t xml:space="preserve">  </w:t>
      </w:r>
      <w:r w:rsidRPr="00F853FD">
        <w:rPr>
          <w:b/>
          <w:bCs/>
          <w:i/>
          <w:iCs/>
          <w:lang w:val="en-DE"/>
        </w:rPr>
        <w:t>/* Differentiates visited links */</w:t>
      </w:r>
    </w:p>
    <w:p w14:paraId="55E5AE2E" w14:textId="77777777" w:rsidR="00F853FD" w:rsidRPr="00F853FD" w:rsidRDefault="00F853FD" w:rsidP="00F853FD">
      <w:pPr>
        <w:rPr>
          <w:b/>
          <w:bCs/>
          <w:lang w:val="en-DE"/>
        </w:rPr>
      </w:pPr>
      <w:r w:rsidRPr="00F853FD">
        <w:rPr>
          <w:b/>
          <w:bCs/>
          <w:lang w:val="en-DE"/>
        </w:rPr>
        <w:t>}</w:t>
      </w:r>
    </w:p>
    <w:p w14:paraId="6758046F" w14:textId="77777777" w:rsidR="00F853FD" w:rsidRPr="00F853FD" w:rsidRDefault="00F853FD" w:rsidP="00F853FD">
      <w:pPr>
        <w:rPr>
          <w:b/>
          <w:bCs/>
          <w:lang w:val="en-DE"/>
        </w:rPr>
      </w:pPr>
    </w:p>
    <w:p w14:paraId="36AEFB7A" w14:textId="77777777" w:rsidR="00F853FD" w:rsidRPr="00F853FD" w:rsidRDefault="00F853FD" w:rsidP="00F853FD">
      <w:pPr>
        <w:rPr>
          <w:b/>
          <w:bCs/>
          <w:lang w:val="en-DE"/>
        </w:rPr>
      </w:pPr>
      <w:r w:rsidRPr="00F853FD">
        <w:rPr>
          <w:b/>
          <w:bCs/>
          <w:i/>
          <w:iCs/>
          <w:lang w:val="en-DE"/>
        </w:rPr>
        <w:t>/* Styling for links when hovered */</w:t>
      </w:r>
    </w:p>
    <w:p w14:paraId="71F25966" w14:textId="77777777" w:rsidR="00F853FD" w:rsidRPr="00F853FD" w:rsidRDefault="00F853FD" w:rsidP="00F853FD">
      <w:pPr>
        <w:rPr>
          <w:b/>
          <w:bCs/>
          <w:lang w:val="en-DE"/>
        </w:rPr>
      </w:pPr>
      <w:r w:rsidRPr="00F853FD">
        <w:rPr>
          <w:b/>
          <w:bCs/>
          <w:lang w:val="en-DE"/>
        </w:rPr>
        <w:t>a:hover {</w:t>
      </w:r>
    </w:p>
    <w:p w14:paraId="795C9556" w14:textId="77777777" w:rsidR="00F853FD" w:rsidRPr="00F853FD" w:rsidRDefault="00F853FD" w:rsidP="00F853FD">
      <w:pPr>
        <w:rPr>
          <w:b/>
          <w:bCs/>
          <w:lang w:val="en-DE"/>
        </w:rPr>
      </w:pPr>
      <w:r w:rsidRPr="00F853FD">
        <w:rPr>
          <w:b/>
          <w:bCs/>
          <w:lang w:val="en-DE"/>
        </w:rPr>
        <w:t>  color: red;</w:t>
      </w:r>
    </w:p>
    <w:p w14:paraId="6FDA0B09" w14:textId="77777777" w:rsidR="00F853FD" w:rsidRPr="00F853FD" w:rsidRDefault="00F853FD" w:rsidP="00F853FD">
      <w:pPr>
        <w:rPr>
          <w:b/>
          <w:bCs/>
          <w:lang w:val="en-DE"/>
        </w:rPr>
      </w:pPr>
      <w:r w:rsidRPr="00F853FD">
        <w:rPr>
          <w:b/>
          <w:bCs/>
          <w:lang w:val="en-DE"/>
        </w:rPr>
        <w:t xml:space="preserve">  </w:t>
      </w:r>
      <w:r w:rsidRPr="00F853FD">
        <w:rPr>
          <w:b/>
          <w:bCs/>
          <w:i/>
          <w:iCs/>
          <w:lang w:val="en-DE"/>
        </w:rPr>
        <w:t>/* Highlights link on hover */</w:t>
      </w:r>
    </w:p>
    <w:p w14:paraId="1AE64FC8" w14:textId="77777777" w:rsidR="00F853FD" w:rsidRPr="00F853FD" w:rsidRDefault="00F853FD" w:rsidP="00F853FD">
      <w:pPr>
        <w:rPr>
          <w:b/>
          <w:bCs/>
          <w:lang w:val="en-DE"/>
        </w:rPr>
      </w:pPr>
      <w:r w:rsidRPr="00F853FD">
        <w:rPr>
          <w:b/>
          <w:bCs/>
          <w:lang w:val="en-DE"/>
        </w:rPr>
        <w:t>  text-decoration: underline;</w:t>
      </w:r>
    </w:p>
    <w:p w14:paraId="108F7AB5" w14:textId="77777777" w:rsidR="00F853FD" w:rsidRPr="00F853FD" w:rsidRDefault="00F853FD" w:rsidP="00F853FD">
      <w:pPr>
        <w:rPr>
          <w:b/>
          <w:bCs/>
          <w:lang w:val="en-DE"/>
        </w:rPr>
      </w:pPr>
      <w:r w:rsidRPr="00F853FD">
        <w:rPr>
          <w:b/>
          <w:bCs/>
          <w:lang w:val="en-DE"/>
        </w:rPr>
        <w:t xml:space="preserve">  </w:t>
      </w:r>
      <w:r w:rsidRPr="00F853FD">
        <w:rPr>
          <w:b/>
          <w:bCs/>
          <w:i/>
          <w:iCs/>
          <w:lang w:val="en-DE"/>
        </w:rPr>
        <w:t>/* Adds underline on hover for clarity */</w:t>
      </w:r>
    </w:p>
    <w:p w14:paraId="6B633D6E" w14:textId="77777777" w:rsidR="00F853FD" w:rsidRPr="00F853FD" w:rsidRDefault="00F853FD" w:rsidP="00F853FD">
      <w:pPr>
        <w:rPr>
          <w:b/>
          <w:bCs/>
          <w:lang w:val="en-DE"/>
        </w:rPr>
      </w:pPr>
      <w:r w:rsidRPr="00F853FD">
        <w:rPr>
          <w:b/>
          <w:bCs/>
          <w:lang w:val="en-DE"/>
        </w:rPr>
        <w:t>}</w:t>
      </w:r>
    </w:p>
    <w:p w14:paraId="59389055" w14:textId="77777777" w:rsidR="00F853FD" w:rsidRPr="00F853FD" w:rsidRDefault="00F853FD" w:rsidP="00F853FD">
      <w:pPr>
        <w:rPr>
          <w:b/>
          <w:bCs/>
          <w:lang w:val="en-DE"/>
        </w:rPr>
      </w:pPr>
    </w:p>
    <w:p w14:paraId="6A05F1F4" w14:textId="77777777" w:rsidR="00F853FD" w:rsidRPr="00F853FD" w:rsidRDefault="00F853FD" w:rsidP="00F853FD">
      <w:pPr>
        <w:rPr>
          <w:b/>
          <w:bCs/>
          <w:lang w:val="en-DE"/>
        </w:rPr>
      </w:pPr>
      <w:r w:rsidRPr="00F853FD">
        <w:rPr>
          <w:b/>
          <w:bCs/>
          <w:i/>
          <w:iCs/>
          <w:lang w:val="en-DE"/>
        </w:rPr>
        <w:t>/* Styling for active links */</w:t>
      </w:r>
    </w:p>
    <w:p w14:paraId="01201F1F" w14:textId="77777777" w:rsidR="00F853FD" w:rsidRPr="00F853FD" w:rsidRDefault="00F853FD" w:rsidP="00F853FD">
      <w:pPr>
        <w:rPr>
          <w:b/>
          <w:bCs/>
          <w:lang w:val="en-DE"/>
        </w:rPr>
      </w:pPr>
      <w:r w:rsidRPr="00F853FD">
        <w:rPr>
          <w:b/>
          <w:bCs/>
          <w:lang w:val="en-DE"/>
        </w:rPr>
        <w:t>a:active {</w:t>
      </w:r>
    </w:p>
    <w:p w14:paraId="485696F1" w14:textId="77777777" w:rsidR="00F853FD" w:rsidRPr="00F853FD" w:rsidRDefault="00F853FD" w:rsidP="00F853FD">
      <w:pPr>
        <w:rPr>
          <w:b/>
          <w:bCs/>
          <w:lang w:val="en-DE"/>
        </w:rPr>
      </w:pPr>
      <w:r w:rsidRPr="00F853FD">
        <w:rPr>
          <w:b/>
          <w:bCs/>
          <w:lang w:val="en-DE"/>
        </w:rPr>
        <w:t>  color: green;</w:t>
      </w:r>
    </w:p>
    <w:p w14:paraId="3CE97B9C" w14:textId="77777777" w:rsidR="00F853FD" w:rsidRPr="00F853FD" w:rsidRDefault="00F853FD" w:rsidP="00F853FD">
      <w:pPr>
        <w:rPr>
          <w:b/>
          <w:bCs/>
          <w:lang w:val="en-DE"/>
        </w:rPr>
      </w:pPr>
      <w:r w:rsidRPr="00F853FD">
        <w:rPr>
          <w:b/>
          <w:bCs/>
          <w:lang w:val="en-DE"/>
        </w:rPr>
        <w:t xml:space="preserve">  </w:t>
      </w:r>
      <w:r w:rsidRPr="00F853FD">
        <w:rPr>
          <w:b/>
          <w:bCs/>
          <w:i/>
          <w:iCs/>
          <w:lang w:val="en-DE"/>
        </w:rPr>
        <w:t>/* Indicates an active, clicked link */</w:t>
      </w:r>
    </w:p>
    <w:p w14:paraId="6437EFBA" w14:textId="77777777" w:rsidR="00F853FD" w:rsidRPr="00F853FD" w:rsidRDefault="00F853FD" w:rsidP="00F853FD">
      <w:pPr>
        <w:rPr>
          <w:b/>
          <w:bCs/>
          <w:lang w:val="en-DE"/>
        </w:rPr>
      </w:pPr>
      <w:r w:rsidRPr="00F853FD">
        <w:rPr>
          <w:b/>
          <w:bCs/>
          <w:lang w:val="en-DE"/>
        </w:rPr>
        <w:t>}</w:t>
      </w:r>
    </w:p>
    <w:p w14:paraId="50F4AD87" w14:textId="77777777" w:rsidR="00F853FD" w:rsidRPr="00F853FD" w:rsidRDefault="00F853FD" w:rsidP="00F853FD">
      <w:pPr>
        <w:rPr>
          <w:b/>
          <w:bCs/>
          <w:lang w:val="en-DE"/>
        </w:rPr>
      </w:pPr>
    </w:p>
    <w:p w14:paraId="77F34095" w14:textId="77777777" w:rsidR="00F853FD" w:rsidRDefault="00F853FD" w:rsidP="00190525">
      <w:pPr>
        <w:rPr>
          <w:lang w:val="en-DE"/>
        </w:rPr>
      </w:pPr>
    </w:p>
    <w:p w14:paraId="5FAE89B1" w14:textId="77777777" w:rsidR="00FE24E0" w:rsidRDefault="00FE24E0" w:rsidP="00190525">
      <w:pPr>
        <w:rPr>
          <w:lang w:val="en-DE"/>
        </w:rPr>
      </w:pPr>
    </w:p>
    <w:p w14:paraId="03F0FAB1" w14:textId="77777777" w:rsidR="00FE24E0" w:rsidRDefault="00FE24E0" w:rsidP="00190525">
      <w:pPr>
        <w:rPr>
          <w:lang w:val="en-DE"/>
        </w:rPr>
      </w:pPr>
    </w:p>
    <w:p w14:paraId="5272B9C8" w14:textId="77777777" w:rsidR="00FE24E0" w:rsidRDefault="00FE24E0" w:rsidP="00190525">
      <w:pPr>
        <w:rPr>
          <w:lang w:val="en-DE"/>
        </w:rPr>
      </w:pPr>
    </w:p>
    <w:p w14:paraId="4C962CE2" w14:textId="77777777" w:rsidR="00FE24E0" w:rsidRDefault="00FE24E0" w:rsidP="00190525">
      <w:pPr>
        <w:rPr>
          <w:lang w:val="en-DE"/>
        </w:rPr>
      </w:pPr>
    </w:p>
    <w:p w14:paraId="3F618E98" w14:textId="77777777" w:rsidR="00FE24E0" w:rsidRDefault="00FE24E0" w:rsidP="00190525">
      <w:pPr>
        <w:rPr>
          <w:lang w:val="en-DE"/>
        </w:rPr>
      </w:pPr>
    </w:p>
    <w:p w14:paraId="7A528344" w14:textId="77777777" w:rsidR="00FE24E0" w:rsidRDefault="00FE24E0" w:rsidP="00190525">
      <w:pPr>
        <w:rPr>
          <w:lang w:val="en-DE"/>
        </w:rPr>
      </w:pPr>
    </w:p>
    <w:p w14:paraId="177AF2C0" w14:textId="77777777" w:rsidR="00FE24E0" w:rsidRDefault="00FE24E0" w:rsidP="00190525">
      <w:pPr>
        <w:rPr>
          <w:lang w:val="en-DE"/>
        </w:rPr>
      </w:pPr>
    </w:p>
    <w:p w14:paraId="65C3FD6B" w14:textId="77777777" w:rsidR="00FE24E0" w:rsidRDefault="00FE24E0" w:rsidP="00190525">
      <w:pPr>
        <w:rPr>
          <w:lang w:val="en-DE"/>
        </w:rPr>
      </w:pPr>
    </w:p>
    <w:p w14:paraId="1C861824" w14:textId="77777777" w:rsidR="00FE24E0" w:rsidRDefault="00FE24E0" w:rsidP="00190525">
      <w:pPr>
        <w:rPr>
          <w:lang w:val="en-DE"/>
        </w:rPr>
      </w:pPr>
    </w:p>
    <w:p w14:paraId="7050A635" w14:textId="77777777" w:rsidR="00FE24E0" w:rsidRDefault="00FE24E0" w:rsidP="00190525">
      <w:pPr>
        <w:rPr>
          <w:lang w:val="en-DE"/>
        </w:rPr>
      </w:pPr>
    </w:p>
    <w:p w14:paraId="20AB2553" w14:textId="77777777" w:rsidR="00FE24E0" w:rsidRDefault="00FE24E0" w:rsidP="00190525">
      <w:pPr>
        <w:rPr>
          <w:lang w:val="en-DE"/>
        </w:rPr>
      </w:pPr>
    </w:p>
    <w:p w14:paraId="4E82241C" w14:textId="77777777" w:rsidR="00FE24E0" w:rsidRDefault="00FE24E0" w:rsidP="00190525">
      <w:pPr>
        <w:rPr>
          <w:lang w:val="en-DE"/>
        </w:rPr>
      </w:pPr>
    </w:p>
    <w:p w14:paraId="0F2D2938" w14:textId="77777777" w:rsidR="00FE24E0" w:rsidRDefault="00FE24E0" w:rsidP="00190525">
      <w:pPr>
        <w:rPr>
          <w:lang w:val="en-DE"/>
        </w:rPr>
      </w:pPr>
    </w:p>
    <w:p w14:paraId="462680A4" w14:textId="77777777" w:rsidR="00FE24E0" w:rsidRPr="00FE24E0" w:rsidRDefault="00FE24E0" w:rsidP="00FE24E0">
      <w:pPr>
        <w:rPr>
          <w:b/>
          <w:bCs/>
          <w:lang w:val="en-DE"/>
        </w:rPr>
      </w:pPr>
      <w:r w:rsidRPr="00FE24E0">
        <w:rPr>
          <w:rFonts w:ascii="Segoe UI Emoji" w:hAnsi="Segoe UI Emoji" w:cs="Segoe UI Emoji"/>
          <w:b/>
          <w:bCs/>
          <w:lang w:val="en-DE"/>
        </w:rPr>
        <w:lastRenderedPageBreak/>
        <w:t>📚</w:t>
      </w:r>
      <w:r w:rsidRPr="00FE24E0">
        <w:rPr>
          <w:b/>
          <w:bCs/>
          <w:lang w:val="en-DE"/>
        </w:rPr>
        <w:t xml:space="preserve"> Display property and Images</w:t>
      </w:r>
    </w:p>
    <w:p w14:paraId="4E21E82C" w14:textId="77777777" w:rsidR="00FE24E0" w:rsidRPr="00FE24E0" w:rsidRDefault="00FE24E0" w:rsidP="00FE24E0">
      <w:pPr>
        <w:rPr>
          <w:lang w:val="en-DE"/>
        </w:rPr>
      </w:pPr>
      <w:r w:rsidRPr="00FE24E0">
        <w:rPr>
          <w:lang w:val="en-DE"/>
        </w:rPr>
        <w:t xml:space="preserve">Lesson Progress </w:t>
      </w:r>
    </w:p>
    <w:p w14:paraId="05D4BC9A" w14:textId="77777777" w:rsidR="00FE24E0" w:rsidRPr="00FE24E0" w:rsidRDefault="00FE24E0" w:rsidP="00FE24E0">
      <w:pPr>
        <w:rPr>
          <w:lang w:val="en-DE"/>
        </w:rPr>
      </w:pPr>
      <w:r w:rsidRPr="00FE24E0">
        <w:rPr>
          <w:lang w:val="en-DE"/>
        </w:rPr>
        <w:t xml:space="preserve">0% Complete </w:t>
      </w:r>
    </w:p>
    <w:p w14:paraId="4D54008A" w14:textId="77777777" w:rsidR="00FE24E0" w:rsidRPr="00FE24E0" w:rsidRDefault="00FE24E0" w:rsidP="00FE24E0">
      <w:pPr>
        <w:rPr>
          <w:b/>
          <w:bCs/>
          <w:lang w:val="en-DE"/>
        </w:rPr>
      </w:pPr>
      <w:r w:rsidRPr="00FE24E0">
        <w:rPr>
          <w:b/>
          <w:bCs/>
          <w:lang w:val="en-DE"/>
        </w:rPr>
        <w:t>Display</w:t>
      </w:r>
    </w:p>
    <w:p w14:paraId="2AA5887F" w14:textId="77777777" w:rsidR="00FE24E0" w:rsidRPr="00FE24E0" w:rsidRDefault="00FE24E0" w:rsidP="00FE24E0">
      <w:pPr>
        <w:rPr>
          <w:lang w:val="en-DE"/>
        </w:rPr>
      </w:pPr>
      <w:r w:rsidRPr="00FE24E0">
        <w:rPr>
          <w:lang w:val="en-DE"/>
        </w:rPr>
        <w:t>The display property in CSS is a fundamental property that dictates how an element is displayed on the web page. It determines the layout behavior of both the element itself and its children. The display property can take several values, but here are some of the most commonly used ones:</w:t>
      </w:r>
    </w:p>
    <w:p w14:paraId="2B724C3A" w14:textId="77777777" w:rsidR="00FE24E0" w:rsidRPr="00FE24E0" w:rsidRDefault="00FE24E0" w:rsidP="00FE24E0">
      <w:pPr>
        <w:numPr>
          <w:ilvl w:val="0"/>
          <w:numId w:val="23"/>
        </w:numPr>
        <w:rPr>
          <w:lang w:val="en-DE"/>
        </w:rPr>
      </w:pPr>
      <w:r w:rsidRPr="00FE24E0">
        <w:rPr>
          <w:b/>
          <w:bCs/>
          <w:lang w:val="en-DE"/>
        </w:rPr>
        <w:t>block</w:t>
      </w:r>
      <w:r w:rsidRPr="00FE24E0">
        <w:rPr>
          <w:lang w:val="en-DE"/>
        </w:rPr>
        <w:t>: Elements styled with display: block; stack vertically and start on a new line. They take up the full width available, regardless of their content's width. Examples include &lt;div&gt;, &lt;p&gt;, and &lt;h1&gt; elements.</w:t>
      </w:r>
    </w:p>
    <w:p w14:paraId="5AE3099C" w14:textId="77777777" w:rsidR="00FE24E0" w:rsidRPr="00FE24E0" w:rsidRDefault="00FE24E0" w:rsidP="00FE24E0">
      <w:pPr>
        <w:numPr>
          <w:ilvl w:val="0"/>
          <w:numId w:val="23"/>
        </w:numPr>
        <w:rPr>
          <w:lang w:val="en-DE"/>
        </w:rPr>
      </w:pPr>
      <w:r w:rsidRPr="00FE24E0">
        <w:rPr>
          <w:b/>
          <w:bCs/>
          <w:lang w:val="en-DE"/>
        </w:rPr>
        <w:t>inline</w:t>
      </w:r>
      <w:r w:rsidRPr="00FE24E0">
        <w:rPr>
          <w:lang w:val="en-DE"/>
        </w:rPr>
        <w:t>: display: inline; makes elements sit on the same line as their content or neighboring elements, if there's enough space. Inline elements don't start on a new line and only take up as much width as necessary. Examples include &lt;span&gt;, &lt;a&gt;, and &lt;img&gt;.</w:t>
      </w:r>
    </w:p>
    <w:p w14:paraId="52F49CE2" w14:textId="77777777" w:rsidR="00FE24E0" w:rsidRPr="00FE24E0" w:rsidRDefault="00FE24E0" w:rsidP="00FE24E0">
      <w:pPr>
        <w:numPr>
          <w:ilvl w:val="0"/>
          <w:numId w:val="23"/>
        </w:numPr>
        <w:rPr>
          <w:lang w:val="en-DE"/>
        </w:rPr>
      </w:pPr>
      <w:r w:rsidRPr="00FE24E0">
        <w:rPr>
          <w:b/>
          <w:bCs/>
          <w:lang w:val="en-DE"/>
        </w:rPr>
        <w:t>inline-block</w:t>
      </w:r>
      <w:r w:rsidRPr="00FE24E0">
        <w:rPr>
          <w:lang w:val="en-DE"/>
        </w:rPr>
        <w:t>: Combines aspects of both inline and block. Elements with display: inline-block; sit on the same line like inline elements but can have a width and height set like block elements.</w:t>
      </w:r>
    </w:p>
    <w:p w14:paraId="0D336392" w14:textId="77777777" w:rsidR="00FE24E0" w:rsidRPr="00FE24E0" w:rsidRDefault="00FE24E0" w:rsidP="00FE24E0">
      <w:pPr>
        <w:numPr>
          <w:ilvl w:val="0"/>
          <w:numId w:val="23"/>
        </w:numPr>
        <w:rPr>
          <w:lang w:val="en-DE"/>
        </w:rPr>
      </w:pPr>
      <w:r w:rsidRPr="00FE24E0">
        <w:rPr>
          <w:b/>
          <w:bCs/>
          <w:lang w:val="en-DE"/>
        </w:rPr>
        <w:t>none</w:t>
      </w:r>
      <w:r w:rsidRPr="00FE24E0">
        <w:rPr>
          <w:lang w:val="en-DE"/>
        </w:rPr>
        <w:t>: Elements with display: none; are completely removed from the document flow and not rendered, making them invisible and not affecting the layout.</w:t>
      </w:r>
    </w:p>
    <w:p w14:paraId="077F86DF" w14:textId="77777777" w:rsidR="00FE24E0" w:rsidRPr="00FE24E0" w:rsidRDefault="00FE24E0" w:rsidP="00FE24E0">
      <w:pPr>
        <w:rPr>
          <w:lang w:val="en-DE"/>
        </w:rPr>
      </w:pPr>
      <w:r w:rsidRPr="00FE24E0">
        <w:rPr>
          <w:lang w:val="en-DE"/>
        </w:rPr>
        <w:t>While flex and grid values for the display property enable advanced layout techniques by defining flexible or grid-based layout structures, the basic values of block, inline, inline-block, and none provide the foundational mechanisms for controlling element visibility and the document flow.</w:t>
      </w:r>
    </w:p>
    <w:p w14:paraId="4265E0A5" w14:textId="77777777" w:rsidR="00FE24E0" w:rsidRPr="00FE24E0" w:rsidRDefault="00FE24E0" w:rsidP="00FE24E0">
      <w:pPr>
        <w:rPr>
          <w:lang w:val="en-DE"/>
        </w:rPr>
      </w:pPr>
      <w:r w:rsidRPr="00FE24E0">
        <w:rPr>
          <w:lang w:val="en-DE"/>
        </w:rPr>
        <w:t>Understanding these basic display values is crucial for mastering CSS layout techniques.</w:t>
      </w:r>
    </w:p>
    <w:p w14:paraId="5967E64B" w14:textId="77777777" w:rsidR="00FE24E0" w:rsidRPr="00FE24E0" w:rsidRDefault="00FE24E0" w:rsidP="00FE24E0">
      <w:pPr>
        <w:rPr>
          <w:b/>
          <w:bCs/>
          <w:lang w:val="en-DE"/>
        </w:rPr>
      </w:pPr>
      <w:r w:rsidRPr="00FE24E0">
        <w:rPr>
          <w:b/>
          <w:bCs/>
          <w:lang w:val="en-DE"/>
        </w:rPr>
        <w:t>Images</w:t>
      </w:r>
    </w:p>
    <w:p w14:paraId="01FAA89C" w14:textId="77777777" w:rsidR="00FE24E0" w:rsidRPr="00FE24E0" w:rsidRDefault="00FE24E0" w:rsidP="00FE24E0">
      <w:pPr>
        <w:rPr>
          <w:lang w:val="en-DE"/>
        </w:rPr>
      </w:pPr>
      <w:r w:rsidRPr="00FE24E0">
        <w:rPr>
          <w:lang w:val="en-DE"/>
        </w:rPr>
        <w:t>Styling images in CSS to make them responsive or make them act like covers to their container involves several common properties. These techniques ensure images scale correctly across devices, maintain aspect ratios, and fill their containing elements without distortion.</w:t>
      </w:r>
    </w:p>
    <w:p w14:paraId="08232897" w14:textId="77777777" w:rsidR="00FE24E0" w:rsidRPr="00FE24E0" w:rsidRDefault="00FE24E0" w:rsidP="00FE24E0">
      <w:pPr>
        <w:rPr>
          <w:lang w:val="en-DE"/>
        </w:rPr>
      </w:pPr>
      <w:r w:rsidRPr="00FE24E0">
        <w:rPr>
          <w:lang w:val="en-DE"/>
        </w:rPr>
        <w:t>Here's a brief explanation of these properties:</w:t>
      </w:r>
    </w:p>
    <w:p w14:paraId="47D8DA03" w14:textId="77777777" w:rsidR="00FE24E0" w:rsidRPr="00FE24E0" w:rsidRDefault="00FE24E0" w:rsidP="00FE24E0">
      <w:pPr>
        <w:numPr>
          <w:ilvl w:val="0"/>
          <w:numId w:val="24"/>
        </w:numPr>
        <w:rPr>
          <w:lang w:val="en-DE"/>
        </w:rPr>
      </w:pPr>
      <w:r w:rsidRPr="00FE24E0">
        <w:rPr>
          <w:b/>
          <w:bCs/>
          <w:lang w:val="en-DE"/>
        </w:rPr>
        <w:t>width</w:t>
      </w:r>
      <w:r w:rsidRPr="00FE24E0">
        <w:rPr>
          <w:lang w:val="en-DE"/>
        </w:rPr>
        <w:t> </w:t>
      </w:r>
      <w:r w:rsidRPr="00FE24E0">
        <w:rPr>
          <w:b/>
          <w:bCs/>
          <w:lang w:val="en-DE"/>
        </w:rPr>
        <w:t>and</w:t>
      </w:r>
      <w:r w:rsidRPr="00FE24E0">
        <w:rPr>
          <w:lang w:val="en-DE"/>
        </w:rPr>
        <w:t> </w:t>
      </w:r>
      <w:r w:rsidRPr="00FE24E0">
        <w:rPr>
          <w:b/>
          <w:bCs/>
          <w:lang w:val="en-DE"/>
        </w:rPr>
        <w:t>height</w:t>
      </w:r>
      <w:r w:rsidRPr="00FE24E0">
        <w:rPr>
          <w:lang w:val="en-DE"/>
        </w:rPr>
        <w:t>: Setting the width to 100% and height to auto makes the image scale proportionally to the width of its container, maintaining its aspect ratio. This is a key technique in making images responsive.</w:t>
      </w:r>
    </w:p>
    <w:p w14:paraId="6530758D" w14:textId="77777777" w:rsidR="00FE24E0" w:rsidRPr="00FE24E0" w:rsidRDefault="00FE24E0" w:rsidP="00FE24E0">
      <w:pPr>
        <w:numPr>
          <w:ilvl w:val="0"/>
          <w:numId w:val="24"/>
        </w:numPr>
        <w:rPr>
          <w:lang w:val="en-DE"/>
        </w:rPr>
      </w:pPr>
      <w:r w:rsidRPr="00FE24E0">
        <w:rPr>
          <w:b/>
          <w:bCs/>
          <w:lang w:val="en-DE"/>
        </w:rPr>
        <w:t>object-fit</w:t>
      </w:r>
      <w:r w:rsidRPr="00FE24E0">
        <w:rPr>
          <w:lang w:val="en-DE"/>
        </w:rPr>
        <w:t>: This property controls how the content of a replaced element, like an image, is resized to fit its container. Setting object-fit: cover; makes the image cover the area of the container without stretching. The image will be clipped to cover the container, preserving its aspect ratio.</w:t>
      </w:r>
    </w:p>
    <w:p w14:paraId="0F1A964A" w14:textId="77777777" w:rsidR="00FE24E0" w:rsidRPr="00FE24E0" w:rsidRDefault="00FE24E0" w:rsidP="00FE24E0">
      <w:pPr>
        <w:numPr>
          <w:ilvl w:val="0"/>
          <w:numId w:val="24"/>
        </w:numPr>
        <w:rPr>
          <w:lang w:val="en-DE"/>
        </w:rPr>
      </w:pPr>
      <w:r w:rsidRPr="00FE24E0">
        <w:rPr>
          <w:b/>
          <w:bCs/>
          <w:lang w:val="en-DE"/>
        </w:rPr>
        <w:lastRenderedPageBreak/>
        <w:t>object-position</w:t>
      </w:r>
      <w:r w:rsidRPr="00FE24E0">
        <w:rPr>
          <w:lang w:val="en-DE"/>
        </w:rPr>
        <w:t>: When using object-fit: cover;, object-position allows you to specify how the image is positioned within its container. It's similar to background-position for background images.</w:t>
      </w:r>
    </w:p>
    <w:p w14:paraId="0A045639" w14:textId="77777777" w:rsidR="00FE24E0" w:rsidRPr="00FE24E0" w:rsidRDefault="00FE24E0" w:rsidP="00FE24E0">
      <w:pPr>
        <w:numPr>
          <w:ilvl w:val="0"/>
          <w:numId w:val="24"/>
        </w:numPr>
        <w:rPr>
          <w:lang w:val="en-DE"/>
        </w:rPr>
      </w:pPr>
      <w:r w:rsidRPr="00FE24E0">
        <w:rPr>
          <w:b/>
          <w:bCs/>
          <w:lang w:val="en-DE"/>
        </w:rPr>
        <w:t>max-width</w:t>
      </w:r>
      <w:r w:rsidRPr="00FE24E0">
        <w:rPr>
          <w:lang w:val="en-DE"/>
        </w:rPr>
        <w:t> </w:t>
      </w:r>
      <w:r w:rsidRPr="00FE24E0">
        <w:rPr>
          <w:b/>
          <w:bCs/>
          <w:lang w:val="en-DE"/>
        </w:rPr>
        <w:t>and</w:t>
      </w:r>
      <w:r w:rsidRPr="00FE24E0">
        <w:rPr>
          <w:lang w:val="en-DE"/>
        </w:rPr>
        <w:t> </w:t>
      </w:r>
      <w:r w:rsidRPr="00FE24E0">
        <w:rPr>
          <w:b/>
          <w:bCs/>
          <w:lang w:val="en-DE"/>
        </w:rPr>
        <w:t>max-height</w:t>
      </w:r>
      <w:r w:rsidRPr="00FE24E0">
        <w:rPr>
          <w:lang w:val="en-DE"/>
        </w:rPr>
        <w:t>: Setting max-width: 100%; ensures that the image is never wider than its container or a specified max size, adding to its responsiveness. max-height can be used similarly to limit an image's height.</w:t>
      </w:r>
    </w:p>
    <w:p w14:paraId="636C8B2B" w14:textId="77777777" w:rsidR="00FE24E0" w:rsidRPr="00FE24E0" w:rsidRDefault="00FE24E0" w:rsidP="00FE24E0">
      <w:pPr>
        <w:numPr>
          <w:ilvl w:val="0"/>
          <w:numId w:val="24"/>
        </w:numPr>
        <w:rPr>
          <w:lang w:val="en-DE"/>
        </w:rPr>
      </w:pPr>
      <w:r w:rsidRPr="00FE24E0">
        <w:rPr>
          <w:b/>
          <w:bCs/>
          <w:lang w:val="en-DE"/>
        </w:rPr>
        <w:t>border-radius</w:t>
      </w:r>
      <w:r w:rsidRPr="00FE24E0">
        <w:rPr>
          <w:lang w:val="en-DE"/>
        </w:rPr>
        <w:t>: To round the corners of an image, you can use the border-radius property. Setting it to a high value like 50% can turn square images into circles.</w:t>
      </w:r>
    </w:p>
    <w:p w14:paraId="5623CEE1" w14:textId="77777777" w:rsidR="00FE24E0" w:rsidRPr="00FE24E0" w:rsidRDefault="00FE24E0" w:rsidP="00FE24E0">
      <w:pPr>
        <w:numPr>
          <w:ilvl w:val="0"/>
          <w:numId w:val="24"/>
        </w:numPr>
        <w:rPr>
          <w:lang w:val="en-DE"/>
        </w:rPr>
      </w:pPr>
      <w:r w:rsidRPr="00FE24E0">
        <w:rPr>
          <w:b/>
          <w:bCs/>
          <w:lang w:val="en-DE"/>
        </w:rPr>
        <w:t>border</w:t>
      </w:r>
      <w:r w:rsidRPr="00FE24E0">
        <w:rPr>
          <w:lang w:val="en-DE"/>
        </w:rPr>
        <w:t>: Adds a border around the image. You can specify the width, style, and color of the border.</w:t>
      </w:r>
    </w:p>
    <w:p w14:paraId="19AA0F78"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F8485E"/>
          <w:kern w:val="0"/>
          <w:sz w:val="21"/>
          <w:szCs w:val="21"/>
          <w:lang w:val="en-DE" w:eastAsia="en-DE"/>
          <w14:ligatures w14:val="none"/>
        </w:rPr>
        <w:t>body</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w:t>
      </w:r>
    </w:p>
    <w:p w14:paraId="2C202FDC"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margin:</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0</w:t>
      </w:r>
      <w:r w:rsidRPr="00FE24E0">
        <w:rPr>
          <w:rFonts w:ascii="Consolas" w:eastAsia="Times New Roman" w:hAnsi="Consolas" w:cs="Times New Roman"/>
          <w:b/>
          <w:bCs/>
          <w:color w:val="EAE8FD"/>
          <w:kern w:val="0"/>
          <w:sz w:val="21"/>
          <w:szCs w:val="21"/>
          <w:lang w:val="en-DE" w:eastAsia="en-DE"/>
          <w14:ligatures w14:val="none"/>
        </w:rPr>
        <w:t>;</w:t>
      </w:r>
    </w:p>
    <w:p w14:paraId="69D8C66A"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padding:</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0</w:t>
      </w:r>
      <w:r w:rsidRPr="00FE24E0">
        <w:rPr>
          <w:rFonts w:ascii="Consolas" w:eastAsia="Times New Roman" w:hAnsi="Consolas" w:cs="Times New Roman"/>
          <w:b/>
          <w:bCs/>
          <w:color w:val="EAE8FD"/>
          <w:kern w:val="0"/>
          <w:sz w:val="21"/>
          <w:szCs w:val="21"/>
          <w:lang w:val="en-DE" w:eastAsia="en-DE"/>
          <w14:ligatures w14:val="none"/>
        </w:rPr>
        <w:t>;</w:t>
      </w:r>
    </w:p>
    <w:p w14:paraId="3C40B2E4"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box-sizing:</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2ECC71"/>
          <w:kern w:val="0"/>
          <w:sz w:val="21"/>
          <w:szCs w:val="21"/>
          <w:lang w:val="en-DE" w:eastAsia="en-DE"/>
          <w14:ligatures w14:val="none"/>
        </w:rPr>
        <w:t>border-box</w:t>
      </w:r>
      <w:r w:rsidRPr="00FE24E0">
        <w:rPr>
          <w:rFonts w:ascii="Consolas" w:eastAsia="Times New Roman" w:hAnsi="Consolas" w:cs="Times New Roman"/>
          <w:b/>
          <w:bCs/>
          <w:color w:val="EAE8FD"/>
          <w:kern w:val="0"/>
          <w:sz w:val="21"/>
          <w:szCs w:val="21"/>
          <w:lang w:val="en-DE" w:eastAsia="en-DE"/>
          <w14:ligatures w14:val="none"/>
        </w:rPr>
        <w:t>;</w:t>
      </w:r>
    </w:p>
    <w:p w14:paraId="191B9B43"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font-family:</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6EC1E4"/>
          <w:kern w:val="0"/>
          <w:sz w:val="21"/>
          <w:szCs w:val="21"/>
          <w:lang w:val="en-DE" w:eastAsia="en-DE"/>
          <w14:ligatures w14:val="none"/>
        </w:rPr>
        <w:t>"Segoe UI"</w:t>
      </w:r>
      <w:r w:rsidRPr="00FE24E0">
        <w:rPr>
          <w:rFonts w:ascii="Consolas" w:eastAsia="Times New Roman" w:hAnsi="Consolas" w:cs="Times New Roman"/>
          <w:b/>
          <w:bCs/>
          <w:color w:val="EAE8FD"/>
          <w:kern w:val="0"/>
          <w:sz w:val="21"/>
          <w:szCs w:val="21"/>
          <w:lang w:val="en-DE" w:eastAsia="en-DE"/>
          <w14:ligatures w14:val="none"/>
        </w:rPr>
        <w:t>,</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2ECC71"/>
          <w:kern w:val="0"/>
          <w:sz w:val="21"/>
          <w:szCs w:val="21"/>
          <w:lang w:val="en-DE" w:eastAsia="en-DE"/>
          <w14:ligatures w14:val="none"/>
        </w:rPr>
        <w:t>sans-serif</w:t>
      </w:r>
      <w:r w:rsidRPr="00FE24E0">
        <w:rPr>
          <w:rFonts w:ascii="Consolas" w:eastAsia="Times New Roman" w:hAnsi="Consolas" w:cs="Times New Roman"/>
          <w:b/>
          <w:bCs/>
          <w:color w:val="EAE8FD"/>
          <w:kern w:val="0"/>
          <w:sz w:val="21"/>
          <w:szCs w:val="21"/>
          <w:lang w:val="en-DE" w:eastAsia="en-DE"/>
          <w14:ligatures w14:val="none"/>
        </w:rPr>
        <w:t>;</w:t>
      </w:r>
    </w:p>
    <w:p w14:paraId="5320294A"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EAE8FD"/>
          <w:kern w:val="0"/>
          <w:sz w:val="21"/>
          <w:szCs w:val="21"/>
          <w:lang w:val="en-DE" w:eastAsia="en-DE"/>
          <w14:ligatures w14:val="none"/>
        </w:rPr>
        <w:t>}</w:t>
      </w:r>
    </w:p>
    <w:p w14:paraId="13DCCE75"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18E9186D"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F8485E"/>
          <w:kern w:val="0"/>
          <w:sz w:val="21"/>
          <w:szCs w:val="21"/>
          <w:lang w:val="en-DE" w:eastAsia="en-DE"/>
          <w14:ligatures w14:val="none"/>
        </w:rPr>
        <w:t>.container</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w:t>
      </w:r>
    </w:p>
    <w:p w14:paraId="415AD0BC"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max-width:</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800px</w:t>
      </w:r>
      <w:r w:rsidRPr="00FE24E0">
        <w:rPr>
          <w:rFonts w:ascii="Consolas" w:eastAsia="Times New Roman" w:hAnsi="Consolas" w:cs="Times New Roman"/>
          <w:b/>
          <w:bCs/>
          <w:color w:val="EAE8FD"/>
          <w:kern w:val="0"/>
          <w:sz w:val="21"/>
          <w:szCs w:val="21"/>
          <w:lang w:val="en-DE" w:eastAsia="en-DE"/>
          <w14:ligatures w14:val="none"/>
        </w:rPr>
        <w:t>;</w:t>
      </w:r>
    </w:p>
    <w:p w14:paraId="54068C8B"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padding:</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2rem</w:t>
      </w:r>
      <w:r w:rsidRPr="00FE24E0">
        <w:rPr>
          <w:rFonts w:ascii="Consolas" w:eastAsia="Times New Roman" w:hAnsi="Consolas" w:cs="Times New Roman"/>
          <w:b/>
          <w:bCs/>
          <w:color w:val="EAE8FD"/>
          <w:kern w:val="0"/>
          <w:sz w:val="21"/>
          <w:szCs w:val="21"/>
          <w:lang w:val="en-DE" w:eastAsia="en-DE"/>
          <w14:ligatures w14:val="none"/>
        </w:rPr>
        <w:t>;</w:t>
      </w:r>
    </w:p>
    <w:p w14:paraId="1A4A9EF1"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margin:</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0</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2ECC71"/>
          <w:kern w:val="0"/>
          <w:sz w:val="21"/>
          <w:szCs w:val="21"/>
          <w:lang w:val="en-DE" w:eastAsia="en-DE"/>
          <w14:ligatures w14:val="none"/>
        </w:rPr>
        <w:t>auto</w:t>
      </w:r>
      <w:r w:rsidRPr="00FE24E0">
        <w:rPr>
          <w:rFonts w:ascii="Consolas" w:eastAsia="Times New Roman" w:hAnsi="Consolas" w:cs="Times New Roman"/>
          <w:b/>
          <w:bCs/>
          <w:color w:val="EAE8FD"/>
          <w:kern w:val="0"/>
          <w:sz w:val="21"/>
          <w:szCs w:val="21"/>
          <w:lang w:val="en-DE" w:eastAsia="en-DE"/>
          <w14:ligatures w14:val="none"/>
        </w:rPr>
        <w:t>;</w:t>
      </w:r>
    </w:p>
    <w:p w14:paraId="3BC0535A"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EAE8FD"/>
          <w:kern w:val="0"/>
          <w:sz w:val="21"/>
          <w:szCs w:val="21"/>
          <w:lang w:val="en-DE" w:eastAsia="en-DE"/>
          <w14:ligatures w14:val="none"/>
        </w:rPr>
        <w:t>}</w:t>
      </w:r>
    </w:p>
    <w:p w14:paraId="5C4A6854"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2D91470B"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F8485E"/>
          <w:kern w:val="0"/>
          <w:sz w:val="21"/>
          <w:szCs w:val="21"/>
          <w:lang w:val="en-DE" w:eastAsia="en-DE"/>
          <w14:ligatures w14:val="none"/>
        </w:rPr>
        <w:t>img</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w:t>
      </w:r>
    </w:p>
    <w:p w14:paraId="395F3362"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border-radius:</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1rem</w:t>
      </w:r>
      <w:r w:rsidRPr="00FE24E0">
        <w:rPr>
          <w:rFonts w:ascii="Consolas" w:eastAsia="Times New Roman" w:hAnsi="Consolas" w:cs="Times New Roman"/>
          <w:b/>
          <w:bCs/>
          <w:color w:val="EAE8FD"/>
          <w:kern w:val="0"/>
          <w:sz w:val="21"/>
          <w:szCs w:val="21"/>
          <w:lang w:val="en-DE" w:eastAsia="en-DE"/>
          <w14:ligatures w14:val="none"/>
        </w:rPr>
        <w:t>;</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i/>
          <w:iCs/>
          <w:color w:val="595C5D"/>
          <w:kern w:val="0"/>
          <w:sz w:val="21"/>
          <w:szCs w:val="21"/>
          <w:lang w:val="en-DE" w:eastAsia="en-DE"/>
          <w14:ligatures w14:val="none"/>
        </w:rPr>
        <w:t>/* Rounds corners */</w:t>
      </w:r>
    </w:p>
    <w:p w14:paraId="14430DE5"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border:</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3px</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2ECC71"/>
          <w:kern w:val="0"/>
          <w:sz w:val="21"/>
          <w:szCs w:val="21"/>
          <w:lang w:val="en-DE" w:eastAsia="en-DE"/>
          <w14:ligatures w14:val="none"/>
        </w:rPr>
        <w:t>solid</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6EC1E4"/>
          <w:kern w:val="0"/>
          <w:sz w:val="21"/>
          <w:szCs w:val="21"/>
          <w:lang w:val="en-DE" w:eastAsia="en-DE"/>
          <w14:ligatures w14:val="none"/>
        </w:rPr>
        <w:t>#333</w:t>
      </w:r>
      <w:r w:rsidRPr="00FE24E0">
        <w:rPr>
          <w:rFonts w:ascii="Consolas" w:eastAsia="Times New Roman" w:hAnsi="Consolas" w:cs="Times New Roman"/>
          <w:b/>
          <w:bCs/>
          <w:color w:val="EAE8FD"/>
          <w:kern w:val="0"/>
          <w:sz w:val="21"/>
          <w:szCs w:val="21"/>
          <w:lang w:val="en-DE" w:eastAsia="en-DE"/>
          <w14:ligatures w14:val="none"/>
        </w:rPr>
        <w:t>;</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i/>
          <w:iCs/>
          <w:color w:val="595C5D"/>
          <w:kern w:val="0"/>
          <w:sz w:val="21"/>
          <w:szCs w:val="21"/>
          <w:lang w:val="en-DE" w:eastAsia="en-DE"/>
          <w14:ligatures w14:val="none"/>
        </w:rPr>
        <w:t>/* Border */</w:t>
      </w:r>
    </w:p>
    <w:p w14:paraId="6B78D51E"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EAE8FD"/>
          <w:kern w:val="0"/>
          <w:sz w:val="21"/>
          <w:szCs w:val="21"/>
          <w:lang w:val="en-DE" w:eastAsia="en-DE"/>
          <w14:ligatures w14:val="none"/>
        </w:rPr>
        <w:t>}</w:t>
      </w:r>
    </w:p>
    <w:p w14:paraId="1594D251"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09552EFE"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F8485E"/>
          <w:kern w:val="0"/>
          <w:sz w:val="21"/>
          <w:szCs w:val="21"/>
          <w:lang w:val="en-DE" w:eastAsia="en-DE"/>
          <w14:ligatures w14:val="none"/>
        </w:rPr>
        <w:t>.with-object-fit</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w:t>
      </w:r>
    </w:p>
    <w:p w14:paraId="23F87747"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margin:</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0</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2ECC71"/>
          <w:kern w:val="0"/>
          <w:sz w:val="21"/>
          <w:szCs w:val="21"/>
          <w:lang w:val="en-DE" w:eastAsia="en-DE"/>
          <w14:ligatures w14:val="none"/>
        </w:rPr>
        <w:t>auto</w:t>
      </w:r>
      <w:r w:rsidRPr="00FE24E0">
        <w:rPr>
          <w:rFonts w:ascii="Consolas" w:eastAsia="Times New Roman" w:hAnsi="Consolas" w:cs="Times New Roman"/>
          <w:b/>
          <w:bCs/>
          <w:color w:val="EAE8FD"/>
          <w:kern w:val="0"/>
          <w:sz w:val="21"/>
          <w:szCs w:val="21"/>
          <w:lang w:val="en-DE" w:eastAsia="en-DE"/>
          <w14:ligatures w14:val="none"/>
        </w:rPr>
        <w:t>;</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i/>
          <w:iCs/>
          <w:color w:val="595C5D"/>
          <w:kern w:val="0"/>
          <w:sz w:val="21"/>
          <w:szCs w:val="21"/>
          <w:lang w:val="en-DE" w:eastAsia="en-DE"/>
          <w14:ligatures w14:val="none"/>
        </w:rPr>
        <w:t>/* Center in container */</w:t>
      </w:r>
    </w:p>
    <w:p w14:paraId="0E04B0B1"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width:</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100%</w:t>
      </w:r>
      <w:r w:rsidRPr="00FE24E0">
        <w:rPr>
          <w:rFonts w:ascii="Consolas" w:eastAsia="Times New Roman" w:hAnsi="Consolas" w:cs="Times New Roman"/>
          <w:b/>
          <w:bCs/>
          <w:color w:val="EAE8FD"/>
          <w:kern w:val="0"/>
          <w:sz w:val="21"/>
          <w:szCs w:val="21"/>
          <w:lang w:val="en-DE" w:eastAsia="en-DE"/>
          <w14:ligatures w14:val="none"/>
        </w:rPr>
        <w:t>;</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i/>
          <w:iCs/>
          <w:color w:val="595C5D"/>
          <w:kern w:val="0"/>
          <w:sz w:val="21"/>
          <w:szCs w:val="21"/>
          <w:lang w:val="en-DE" w:eastAsia="en-DE"/>
          <w14:ligatures w14:val="none"/>
        </w:rPr>
        <w:t>/* Limits image width realtive to parent */</w:t>
      </w:r>
    </w:p>
    <w:p w14:paraId="64FB3E3B"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max-width:</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500px</w:t>
      </w:r>
      <w:r w:rsidRPr="00FE24E0">
        <w:rPr>
          <w:rFonts w:ascii="Consolas" w:eastAsia="Times New Roman" w:hAnsi="Consolas" w:cs="Times New Roman"/>
          <w:b/>
          <w:bCs/>
          <w:color w:val="EAE8FD"/>
          <w:kern w:val="0"/>
          <w:sz w:val="21"/>
          <w:szCs w:val="21"/>
          <w:lang w:val="en-DE" w:eastAsia="en-DE"/>
          <w14:ligatures w14:val="none"/>
        </w:rPr>
        <w:t>;</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i/>
          <w:iCs/>
          <w:color w:val="595C5D"/>
          <w:kern w:val="0"/>
          <w:sz w:val="21"/>
          <w:szCs w:val="21"/>
          <w:lang w:val="en-DE" w:eastAsia="en-DE"/>
          <w14:ligatures w14:val="none"/>
        </w:rPr>
        <w:t>/* Maximum width of the container */</w:t>
      </w:r>
    </w:p>
    <w:p w14:paraId="158F45A9"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height:</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200px</w:t>
      </w:r>
      <w:r w:rsidRPr="00FE24E0">
        <w:rPr>
          <w:rFonts w:ascii="Consolas" w:eastAsia="Times New Roman" w:hAnsi="Consolas" w:cs="Times New Roman"/>
          <w:b/>
          <w:bCs/>
          <w:color w:val="EAE8FD"/>
          <w:kern w:val="0"/>
          <w:sz w:val="21"/>
          <w:szCs w:val="21"/>
          <w:lang w:val="en-DE" w:eastAsia="en-DE"/>
          <w14:ligatures w14:val="none"/>
        </w:rPr>
        <w:t>;</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i/>
          <w:iCs/>
          <w:color w:val="595C5D"/>
          <w:kern w:val="0"/>
          <w:sz w:val="21"/>
          <w:szCs w:val="21"/>
          <w:lang w:val="en-DE" w:eastAsia="en-DE"/>
          <w14:ligatures w14:val="none"/>
        </w:rPr>
        <w:t>/* Fixed height of the container */</w:t>
      </w:r>
    </w:p>
    <w:p w14:paraId="34703146"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EAE8FD"/>
          <w:kern w:val="0"/>
          <w:sz w:val="21"/>
          <w:szCs w:val="21"/>
          <w:lang w:val="en-DE" w:eastAsia="en-DE"/>
          <w14:ligatures w14:val="none"/>
        </w:rPr>
        <w:t>}</w:t>
      </w:r>
    </w:p>
    <w:p w14:paraId="4F1F0BD7"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751626E5"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F8485E"/>
          <w:kern w:val="0"/>
          <w:sz w:val="21"/>
          <w:szCs w:val="21"/>
          <w:lang w:val="en-DE" w:eastAsia="en-DE"/>
          <w14:ligatures w14:val="none"/>
        </w:rPr>
        <w:t>.with-object-fit</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8485E"/>
          <w:kern w:val="0"/>
          <w:sz w:val="21"/>
          <w:szCs w:val="21"/>
          <w:lang w:val="en-DE" w:eastAsia="en-DE"/>
          <w14:ligatures w14:val="none"/>
        </w:rPr>
        <w:t>img</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w:t>
      </w:r>
    </w:p>
    <w:p w14:paraId="6DDF1FB1"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width:</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100%</w:t>
      </w:r>
      <w:r w:rsidRPr="00FE24E0">
        <w:rPr>
          <w:rFonts w:ascii="Consolas" w:eastAsia="Times New Roman" w:hAnsi="Consolas" w:cs="Times New Roman"/>
          <w:b/>
          <w:bCs/>
          <w:color w:val="EAE8FD"/>
          <w:kern w:val="0"/>
          <w:sz w:val="21"/>
          <w:szCs w:val="21"/>
          <w:lang w:val="en-DE" w:eastAsia="en-DE"/>
          <w14:ligatures w14:val="none"/>
        </w:rPr>
        <w:t>;</w:t>
      </w:r>
    </w:p>
    <w:p w14:paraId="23CFB6EC"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height:</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100%</w:t>
      </w:r>
      <w:r w:rsidRPr="00FE24E0">
        <w:rPr>
          <w:rFonts w:ascii="Consolas" w:eastAsia="Times New Roman" w:hAnsi="Consolas" w:cs="Times New Roman"/>
          <w:b/>
          <w:bCs/>
          <w:color w:val="EAE8FD"/>
          <w:kern w:val="0"/>
          <w:sz w:val="21"/>
          <w:szCs w:val="21"/>
          <w:lang w:val="en-DE" w:eastAsia="en-DE"/>
          <w14:ligatures w14:val="none"/>
        </w:rPr>
        <w:t>;</w:t>
      </w:r>
    </w:p>
    <w:p w14:paraId="72A94BAE"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object-fit:</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2ECC71"/>
          <w:kern w:val="0"/>
          <w:sz w:val="21"/>
          <w:szCs w:val="21"/>
          <w:lang w:val="en-DE" w:eastAsia="en-DE"/>
          <w14:ligatures w14:val="none"/>
        </w:rPr>
        <w:t>cover</w:t>
      </w:r>
      <w:r w:rsidRPr="00FE24E0">
        <w:rPr>
          <w:rFonts w:ascii="Consolas" w:eastAsia="Times New Roman" w:hAnsi="Consolas" w:cs="Times New Roman"/>
          <w:b/>
          <w:bCs/>
          <w:color w:val="EAE8FD"/>
          <w:kern w:val="0"/>
          <w:sz w:val="21"/>
          <w:szCs w:val="21"/>
          <w:lang w:val="en-DE" w:eastAsia="en-DE"/>
          <w14:ligatures w14:val="none"/>
        </w:rPr>
        <w:t>;</w:t>
      </w:r>
    </w:p>
    <w:p w14:paraId="63C94B25"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object-position:</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2ECC71"/>
          <w:kern w:val="0"/>
          <w:sz w:val="21"/>
          <w:szCs w:val="21"/>
          <w:lang w:val="en-DE" w:eastAsia="en-DE"/>
          <w14:ligatures w14:val="none"/>
        </w:rPr>
        <w:t>center</w:t>
      </w:r>
      <w:r w:rsidRPr="00FE24E0">
        <w:rPr>
          <w:rFonts w:ascii="Consolas" w:eastAsia="Times New Roman" w:hAnsi="Consolas" w:cs="Times New Roman"/>
          <w:b/>
          <w:bCs/>
          <w:color w:val="EAE8FD"/>
          <w:kern w:val="0"/>
          <w:sz w:val="21"/>
          <w:szCs w:val="21"/>
          <w:lang w:val="en-DE" w:eastAsia="en-DE"/>
          <w14:ligatures w14:val="none"/>
        </w:rPr>
        <w:t>;</w:t>
      </w:r>
    </w:p>
    <w:p w14:paraId="3C54AAE0"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EAE8FD"/>
          <w:kern w:val="0"/>
          <w:sz w:val="21"/>
          <w:szCs w:val="21"/>
          <w:lang w:val="en-DE" w:eastAsia="en-DE"/>
          <w14:ligatures w14:val="none"/>
        </w:rPr>
        <w:t>}</w:t>
      </w:r>
    </w:p>
    <w:p w14:paraId="172C2473"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137F17C9"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F8485E"/>
          <w:kern w:val="0"/>
          <w:sz w:val="21"/>
          <w:szCs w:val="21"/>
          <w:lang w:val="en-DE" w:eastAsia="en-DE"/>
          <w14:ligatures w14:val="none"/>
        </w:rPr>
        <w:t>.image-container</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w:t>
      </w:r>
    </w:p>
    <w:p w14:paraId="0DC042DA"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margin:</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0</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2ECC71"/>
          <w:kern w:val="0"/>
          <w:sz w:val="21"/>
          <w:szCs w:val="21"/>
          <w:lang w:val="en-DE" w:eastAsia="en-DE"/>
          <w14:ligatures w14:val="none"/>
        </w:rPr>
        <w:t>auto</w:t>
      </w:r>
      <w:r w:rsidRPr="00FE24E0">
        <w:rPr>
          <w:rFonts w:ascii="Consolas" w:eastAsia="Times New Roman" w:hAnsi="Consolas" w:cs="Times New Roman"/>
          <w:b/>
          <w:bCs/>
          <w:color w:val="EAE8FD"/>
          <w:kern w:val="0"/>
          <w:sz w:val="21"/>
          <w:szCs w:val="21"/>
          <w:lang w:val="en-DE" w:eastAsia="en-DE"/>
          <w14:ligatures w14:val="none"/>
        </w:rPr>
        <w:t>;</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i/>
          <w:iCs/>
          <w:color w:val="595C5D"/>
          <w:kern w:val="0"/>
          <w:sz w:val="21"/>
          <w:szCs w:val="21"/>
          <w:lang w:val="en-DE" w:eastAsia="en-DE"/>
          <w14:ligatures w14:val="none"/>
        </w:rPr>
        <w:t>/* Center in container */</w:t>
      </w:r>
    </w:p>
    <w:p w14:paraId="23D16DF4"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width:</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100%</w:t>
      </w:r>
      <w:r w:rsidRPr="00FE24E0">
        <w:rPr>
          <w:rFonts w:ascii="Consolas" w:eastAsia="Times New Roman" w:hAnsi="Consolas" w:cs="Times New Roman"/>
          <w:b/>
          <w:bCs/>
          <w:color w:val="EAE8FD"/>
          <w:kern w:val="0"/>
          <w:sz w:val="21"/>
          <w:szCs w:val="21"/>
          <w:lang w:val="en-DE" w:eastAsia="en-DE"/>
          <w14:ligatures w14:val="none"/>
        </w:rPr>
        <w:t>;</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i/>
          <w:iCs/>
          <w:color w:val="595C5D"/>
          <w:kern w:val="0"/>
          <w:sz w:val="21"/>
          <w:szCs w:val="21"/>
          <w:lang w:val="en-DE" w:eastAsia="en-DE"/>
          <w14:ligatures w14:val="none"/>
        </w:rPr>
        <w:t>/* Limits image width realtive to parent */</w:t>
      </w:r>
    </w:p>
    <w:p w14:paraId="3473EB6E"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EAE8FD"/>
          <w:kern w:val="0"/>
          <w:sz w:val="21"/>
          <w:szCs w:val="21"/>
          <w:lang w:val="en-DE" w:eastAsia="en-DE"/>
          <w14:ligatures w14:val="none"/>
        </w:rPr>
        <w:t>}</w:t>
      </w:r>
    </w:p>
    <w:p w14:paraId="5E1BA0DE"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64F7508B"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F8485E"/>
          <w:kern w:val="0"/>
          <w:sz w:val="21"/>
          <w:szCs w:val="21"/>
          <w:lang w:val="en-DE" w:eastAsia="en-DE"/>
          <w14:ligatures w14:val="none"/>
        </w:rPr>
        <w:t>.image-container</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8485E"/>
          <w:kern w:val="0"/>
          <w:sz w:val="21"/>
          <w:szCs w:val="21"/>
          <w:lang w:val="en-DE" w:eastAsia="en-DE"/>
          <w14:ligatures w14:val="none"/>
        </w:rPr>
        <w:t>img</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w:t>
      </w:r>
    </w:p>
    <w:p w14:paraId="7ED9D3E9"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display:</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2ECC71"/>
          <w:kern w:val="0"/>
          <w:sz w:val="21"/>
          <w:szCs w:val="21"/>
          <w:lang w:val="en-DE" w:eastAsia="en-DE"/>
          <w14:ligatures w14:val="none"/>
        </w:rPr>
        <w:t>block</w:t>
      </w:r>
      <w:r w:rsidRPr="00FE24E0">
        <w:rPr>
          <w:rFonts w:ascii="Consolas" w:eastAsia="Times New Roman" w:hAnsi="Consolas" w:cs="Times New Roman"/>
          <w:b/>
          <w:bCs/>
          <w:color w:val="EAE8FD"/>
          <w:kern w:val="0"/>
          <w:sz w:val="21"/>
          <w:szCs w:val="21"/>
          <w:lang w:val="en-DE" w:eastAsia="en-DE"/>
          <w14:ligatures w14:val="none"/>
        </w:rPr>
        <w:t>;</w:t>
      </w:r>
    </w:p>
    <w:p w14:paraId="05A395AC"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margin:</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2rem</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2ECC71"/>
          <w:kern w:val="0"/>
          <w:sz w:val="21"/>
          <w:szCs w:val="21"/>
          <w:lang w:val="en-DE" w:eastAsia="en-DE"/>
          <w14:ligatures w14:val="none"/>
        </w:rPr>
        <w:t>auto</w:t>
      </w:r>
      <w:r w:rsidRPr="00FE24E0">
        <w:rPr>
          <w:rFonts w:ascii="Consolas" w:eastAsia="Times New Roman" w:hAnsi="Consolas" w:cs="Times New Roman"/>
          <w:b/>
          <w:bCs/>
          <w:color w:val="EAE8FD"/>
          <w:kern w:val="0"/>
          <w:sz w:val="21"/>
          <w:szCs w:val="21"/>
          <w:lang w:val="en-DE" w:eastAsia="en-DE"/>
          <w14:ligatures w14:val="none"/>
        </w:rPr>
        <w:t>;</w:t>
      </w:r>
    </w:p>
    <w:p w14:paraId="6FB19D0E"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i/>
          <w:iCs/>
          <w:color w:val="595C5D"/>
          <w:kern w:val="0"/>
          <w:sz w:val="21"/>
          <w:szCs w:val="21"/>
          <w:lang w:val="en-DE" w:eastAsia="en-DE"/>
          <w14:ligatures w14:val="none"/>
        </w:rPr>
        <w:t>/* Center in container */</w:t>
      </w:r>
    </w:p>
    <w:p w14:paraId="0BE31D6C"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width:</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100%</w:t>
      </w:r>
      <w:r w:rsidRPr="00FE24E0">
        <w:rPr>
          <w:rFonts w:ascii="Consolas" w:eastAsia="Times New Roman" w:hAnsi="Consolas" w:cs="Times New Roman"/>
          <w:b/>
          <w:bCs/>
          <w:color w:val="EAE8FD"/>
          <w:kern w:val="0"/>
          <w:sz w:val="21"/>
          <w:szCs w:val="21"/>
          <w:lang w:val="en-DE" w:eastAsia="en-DE"/>
          <w14:ligatures w14:val="none"/>
        </w:rPr>
        <w:t>;</w:t>
      </w:r>
    </w:p>
    <w:p w14:paraId="22EC6B1D"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i/>
          <w:iCs/>
          <w:color w:val="595C5D"/>
          <w:kern w:val="0"/>
          <w:sz w:val="21"/>
          <w:szCs w:val="21"/>
          <w:lang w:val="en-DE" w:eastAsia="en-DE"/>
          <w14:ligatures w14:val="none"/>
        </w:rPr>
        <w:t>/* Makes image responsive */</w:t>
      </w:r>
    </w:p>
    <w:p w14:paraId="62D5F7D2"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height:</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2ECC71"/>
          <w:kern w:val="0"/>
          <w:sz w:val="21"/>
          <w:szCs w:val="21"/>
          <w:lang w:val="en-DE" w:eastAsia="en-DE"/>
          <w14:ligatures w14:val="none"/>
        </w:rPr>
        <w:t>auto</w:t>
      </w:r>
      <w:r w:rsidRPr="00FE24E0">
        <w:rPr>
          <w:rFonts w:ascii="Consolas" w:eastAsia="Times New Roman" w:hAnsi="Consolas" w:cs="Times New Roman"/>
          <w:b/>
          <w:bCs/>
          <w:color w:val="EAE8FD"/>
          <w:kern w:val="0"/>
          <w:sz w:val="21"/>
          <w:szCs w:val="21"/>
          <w:lang w:val="en-DE" w:eastAsia="en-DE"/>
          <w14:ligatures w14:val="none"/>
        </w:rPr>
        <w:t>;</w:t>
      </w:r>
    </w:p>
    <w:p w14:paraId="45912DA6"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i/>
          <w:iCs/>
          <w:color w:val="595C5D"/>
          <w:kern w:val="0"/>
          <w:sz w:val="21"/>
          <w:szCs w:val="21"/>
          <w:lang w:val="en-DE" w:eastAsia="en-DE"/>
          <w14:ligatures w14:val="none"/>
        </w:rPr>
        <w:t>/* Maintains aspect ratio */</w:t>
      </w:r>
    </w:p>
    <w:p w14:paraId="6D910488"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object-fit:</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2ECC71"/>
          <w:kern w:val="0"/>
          <w:sz w:val="21"/>
          <w:szCs w:val="21"/>
          <w:lang w:val="en-DE" w:eastAsia="en-DE"/>
          <w14:ligatures w14:val="none"/>
        </w:rPr>
        <w:t>cover</w:t>
      </w:r>
      <w:r w:rsidRPr="00FE24E0">
        <w:rPr>
          <w:rFonts w:ascii="Consolas" w:eastAsia="Times New Roman" w:hAnsi="Consolas" w:cs="Times New Roman"/>
          <w:b/>
          <w:bCs/>
          <w:color w:val="EAE8FD"/>
          <w:kern w:val="0"/>
          <w:sz w:val="21"/>
          <w:szCs w:val="21"/>
          <w:lang w:val="en-DE" w:eastAsia="en-DE"/>
          <w14:ligatures w14:val="none"/>
        </w:rPr>
        <w:t>;</w:t>
      </w:r>
    </w:p>
    <w:p w14:paraId="6F67BD54"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i/>
          <w:iCs/>
          <w:color w:val="595C5D"/>
          <w:kern w:val="0"/>
          <w:sz w:val="21"/>
          <w:szCs w:val="21"/>
          <w:lang w:val="en-DE" w:eastAsia="en-DE"/>
          <w14:ligatures w14:val="none"/>
        </w:rPr>
        <w:t>/* Covers the container, may be clipped */</w:t>
      </w:r>
    </w:p>
    <w:p w14:paraId="79D73D51"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max-width:</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400px</w:t>
      </w:r>
      <w:r w:rsidRPr="00FE24E0">
        <w:rPr>
          <w:rFonts w:ascii="Consolas" w:eastAsia="Times New Roman" w:hAnsi="Consolas" w:cs="Times New Roman"/>
          <w:b/>
          <w:bCs/>
          <w:color w:val="EAE8FD"/>
          <w:kern w:val="0"/>
          <w:sz w:val="21"/>
          <w:szCs w:val="21"/>
          <w:lang w:val="en-DE" w:eastAsia="en-DE"/>
          <w14:ligatures w14:val="none"/>
        </w:rPr>
        <w:t>;</w:t>
      </w:r>
    </w:p>
    <w:p w14:paraId="51584BBA"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i/>
          <w:iCs/>
          <w:color w:val="595C5D"/>
          <w:kern w:val="0"/>
          <w:sz w:val="21"/>
          <w:szCs w:val="21"/>
          <w:lang w:val="en-DE" w:eastAsia="en-DE"/>
          <w14:ligatures w14:val="none"/>
        </w:rPr>
        <w:t>/* Limits image width */</w:t>
      </w:r>
    </w:p>
    <w:p w14:paraId="435E0FC9"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border-radius:</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10px</w:t>
      </w:r>
      <w:r w:rsidRPr="00FE24E0">
        <w:rPr>
          <w:rFonts w:ascii="Consolas" w:eastAsia="Times New Roman" w:hAnsi="Consolas" w:cs="Times New Roman"/>
          <w:b/>
          <w:bCs/>
          <w:color w:val="EAE8FD"/>
          <w:kern w:val="0"/>
          <w:sz w:val="21"/>
          <w:szCs w:val="21"/>
          <w:lang w:val="en-DE" w:eastAsia="en-DE"/>
          <w14:ligatures w14:val="none"/>
        </w:rPr>
        <w:t>;</w:t>
      </w:r>
    </w:p>
    <w:p w14:paraId="0A907D78"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i/>
          <w:iCs/>
          <w:color w:val="595C5D"/>
          <w:kern w:val="0"/>
          <w:sz w:val="21"/>
          <w:szCs w:val="21"/>
          <w:lang w:val="en-DE" w:eastAsia="en-DE"/>
          <w14:ligatures w14:val="none"/>
        </w:rPr>
        <w:t>/* Rounds corners */</w:t>
      </w:r>
    </w:p>
    <w:p w14:paraId="642A2A33"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EAE8FD"/>
          <w:kern w:val="0"/>
          <w:sz w:val="21"/>
          <w:szCs w:val="21"/>
          <w:lang w:val="en-DE" w:eastAsia="en-DE"/>
          <w14:ligatures w14:val="none"/>
        </w:rPr>
        <w:t>border:</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F7A400"/>
          <w:kern w:val="0"/>
          <w:sz w:val="21"/>
          <w:szCs w:val="21"/>
          <w:lang w:val="en-DE" w:eastAsia="en-DE"/>
          <w14:ligatures w14:val="none"/>
        </w:rPr>
        <w:t>3px</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2ECC71"/>
          <w:kern w:val="0"/>
          <w:sz w:val="21"/>
          <w:szCs w:val="21"/>
          <w:lang w:val="en-DE" w:eastAsia="en-DE"/>
          <w14:ligatures w14:val="none"/>
        </w:rPr>
        <w:t>solid</w:t>
      </w: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color w:val="6EC1E4"/>
          <w:kern w:val="0"/>
          <w:sz w:val="21"/>
          <w:szCs w:val="21"/>
          <w:lang w:val="en-DE" w:eastAsia="en-DE"/>
          <w14:ligatures w14:val="none"/>
        </w:rPr>
        <w:t>#333</w:t>
      </w:r>
      <w:r w:rsidRPr="00FE24E0">
        <w:rPr>
          <w:rFonts w:ascii="Consolas" w:eastAsia="Times New Roman" w:hAnsi="Consolas" w:cs="Times New Roman"/>
          <w:b/>
          <w:bCs/>
          <w:color w:val="EAE8FD"/>
          <w:kern w:val="0"/>
          <w:sz w:val="21"/>
          <w:szCs w:val="21"/>
          <w:lang w:val="en-DE" w:eastAsia="en-DE"/>
          <w14:ligatures w14:val="none"/>
        </w:rPr>
        <w:t>;</w:t>
      </w:r>
    </w:p>
    <w:p w14:paraId="40A1DCEA"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D4D4D4"/>
          <w:kern w:val="0"/>
          <w:sz w:val="21"/>
          <w:szCs w:val="21"/>
          <w:lang w:val="en-DE" w:eastAsia="en-DE"/>
          <w14:ligatures w14:val="none"/>
        </w:rPr>
        <w:t xml:space="preserve">  </w:t>
      </w:r>
      <w:r w:rsidRPr="00FE24E0">
        <w:rPr>
          <w:rFonts w:ascii="Consolas" w:eastAsia="Times New Roman" w:hAnsi="Consolas" w:cs="Times New Roman"/>
          <w:b/>
          <w:bCs/>
          <w:i/>
          <w:iCs/>
          <w:color w:val="595C5D"/>
          <w:kern w:val="0"/>
          <w:sz w:val="21"/>
          <w:szCs w:val="21"/>
          <w:lang w:val="en-DE" w:eastAsia="en-DE"/>
          <w14:ligatures w14:val="none"/>
        </w:rPr>
        <w:t>/* Adds a border */</w:t>
      </w:r>
    </w:p>
    <w:p w14:paraId="1CA4D68D"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FE24E0">
        <w:rPr>
          <w:rFonts w:ascii="Consolas" w:eastAsia="Times New Roman" w:hAnsi="Consolas" w:cs="Times New Roman"/>
          <w:b/>
          <w:bCs/>
          <w:color w:val="EAE8FD"/>
          <w:kern w:val="0"/>
          <w:sz w:val="21"/>
          <w:szCs w:val="21"/>
          <w:lang w:val="en-DE" w:eastAsia="en-DE"/>
          <w14:ligatures w14:val="none"/>
        </w:rPr>
        <w:t>}</w:t>
      </w:r>
    </w:p>
    <w:p w14:paraId="7AC79505" w14:textId="77777777" w:rsidR="00FE24E0" w:rsidRPr="00FE24E0" w:rsidRDefault="00FE24E0" w:rsidP="00FE24E0">
      <w:pPr>
        <w:pStyle w:val="ListParagraph"/>
        <w:numPr>
          <w:ilvl w:val="0"/>
          <w:numId w:val="2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6C9ACEB7" w14:textId="77777777" w:rsidR="00FE24E0" w:rsidRDefault="00FE24E0" w:rsidP="00190525">
      <w:pPr>
        <w:rPr>
          <w:lang w:val="en-DE"/>
        </w:rPr>
      </w:pPr>
    </w:p>
    <w:p w14:paraId="41F16168" w14:textId="77777777" w:rsidR="00372DCE" w:rsidRDefault="00372DCE" w:rsidP="00190525">
      <w:pPr>
        <w:rPr>
          <w:lang w:val="en-DE"/>
        </w:rPr>
      </w:pPr>
    </w:p>
    <w:p w14:paraId="07BBD9F0" w14:textId="77777777" w:rsidR="00372DCE" w:rsidRDefault="00372DCE" w:rsidP="00190525">
      <w:pPr>
        <w:rPr>
          <w:lang w:val="en-DE"/>
        </w:rPr>
      </w:pPr>
    </w:p>
    <w:p w14:paraId="5C5DFE77" w14:textId="77777777" w:rsidR="00372DCE" w:rsidRDefault="00372DCE" w:rsidP="00190525">
      <w:pPr>
        <w:rPr>
          <w:lang w:val="en-DE"/>
        </w:rPr>
      </w:pPr>
    </w:p>
    <w:p w14:paraId="7147B0C6" w14:textId="77777777" w:rsidR="00372DCE" w:rsidRDefault="00372DCE" w:rsidP="00190525">
      <w:pPr>
        <w:rPr>
          <w:lang w:val="en-DE"/>
        </w:rPr>
      </w:pPr>
    </w:p>
    <w:p w14:paraId="7D6A950F" w14:textId="77777777" w:rsidR="00372DCE" w:rsidRDefault="00372DCE" w:rsidP="00190525">
      <w:pPr>
        <w:rPr>
          <w:lang w:val="en-DE"/>
        </w:rPr>
      </w:pPr>
    </w:p>
    <w:p w14:paraId="0882C3EE" w14:textId="77777777" w:rsidR="00372DCE" w:rsidRDefault="00372DCE" w:rsidP="00190525">
      <w:pPr>
        <w:rPr>
          <w:lang w:val="en-DE"/>
        </w:rPr>
      </w:pPr>
    </w:p>
    <w:p w14:paraId="60C51AC1" w14:textId="77777777" w:rsidR="00372DCE" w:rsidRDefault="00372DCE" w:rsidP="00190525">
      <w:pPr>
        <w:rPr>
          <w:lang w:val="en-DE"/>
        </w:rPr>
      </w:pPr>
    </w:p>
    <w:p w14:paraId="1144A0AE" w14:textId="77777777" w:rsidR="00372DCE" w:rsidRDefault="00372DCE" w:rsidP="00190525">
      <w:pPr>
        <w:rPr>
          <w:lang w:val="en-DE"/>
        </w:rPr>
      </w:pPr>
    </w:p>
    <w:p w14:paraId="5160CE18" w14:textId="77777777" w:rsidR="00372DCE" w:rsidRDefault="00372DCE" w:rsidP="00190525">
      <w:pPr>
        <w:rPr>
          <w:lang w:val="en-DE"/>
        </w:rPr>
      </w:pPr>
    </w:p>
    <w:p w14:paraId="703C2653" w14:textId="77777777" w:rsidR="00372DCE" w:rsidRDefault="00372DCE" w:rsidP="00190525">
      <w:pPr>
        <w:rPr>
          <w:lang w:val="en-DE"/>
        </w:rPr>
      </w:pPr>
    </w:p>
    <w:p w14:paraId="1AC18080" w14:textId="77777777" w:rsidR="00372DCE" w:rsidRDefault="00372DCE" w:rsidP="00190525">
      <w:pPr>
        <w:rPr>
          <w:lang w:val="en-DE"/>
        </w:rPr>
      </w:pPr>
    </w:p>
    <w:p w14:paraId="0E022C5A" w14:textId="77777777" w:rsidR="00372DCE" w:rsidRDefault="00372DCE" w:rsidP="00190525">
      <w:pPr>
        <w:rPr>
          <w:lang w:val="en-DE"/>
        </w:rPr>
      </w:pPr>
    </w:p>
    <w:p w14:paraId="4312DABD" w14:textId="77777777" w:rsidR="00372DCE" w:rsidRDefault="00372DCE" w:rsidP="00190525">
      <w:pPr>
        <w:rPr>
          <w:lang w:val="en-DE"/>
        </w:rPr>
      </w:pPr>
    </w:p>
    <w:p w14:paraId="4D796768" w14:textId="77777777" w:rsidR="00372DCE" w:rsidRDefault="00372DCE" w:rsidP="00190525">
      <w:pPr>
        <w:rPr>
          <w:lang w:val="en-DE"/>
        </w:rPr>
      </w:pPr>
    </w:p>
    <w:p w14:paraId="7EBC8FFC" w14:textId="77777777" w:rsidR="00372DCE" w:rsidRDefault="00372DCE" w:rsidP="00190525">
      <w:pPr>
        <w:rPr>
          <w:lang w:val="en-DE"/>
        </w:rPr>
      </w:pPr>
    </w:p>
    <w:p w14:paraId="6F7646B2" w14:textId="77777777" w:rsidR="00372DCE" w:rsidRDefault="00372DCE" w:rsidP="00190525">
      <w:pPr>
        <w:rPr>
          <w:lang w:val="en-DE"/>
        </w:rPr>
      </w:pPr>
    </w:p>
    <w:p w14:paraId="6BA7A899" w14:textId="77777777" w:rsidR="00372DCE" w:rsidRDefault="00372DCE" w:rsidP="00190525">
      <w:pPr>
        <w:rPr>
          <w:lang w:val="en-DE"/>
        </w:rPr>
      </w:pPr>
    </w:p>
    <w:p w14:paraId="6EF4B5A9" w14:textId="77777777" w:rsidR="00372DCE" w:rsidRDefault="00372DCE" w:rsidP="00190525">
      <w:pPr>
        <w:rPr>
          <w:lang w:val="en-DE"/>
        </w:rPr>
      </w:pPr>
    </w:p>
    <w:p w14:paraId="79F64505" w14:textId="084479F0" w:rsidR="00372DCE" w:rsidRPr="00372DCE" w:rsidRDefault="00372DCE" w:rsidP="00190525">
      <w:pPr>
        <w:rPr>
          <w:b/>
          <w:bCs/>
          <w:sz w:val="48"/>
          <w:szCs w:val="48"/>
          <w:lang w:val="en-DE"/>
        </w:rPr>
      </w:pPr>
      <w:r w:rsidRPr="00372DCE">
        <w:rPr>
          <w:b/>
          <w:bCs/>
          <w:sz w:val="48"/>
          <w:szCs w:val="48"/>
          <w:lang w:val="en-DE"/>
        </w:rPr>
        <w:lastRenderedPageBreak/>
        <w:t xml:space="preserve">Excersice 1 </w:t>
      </w:r>
    </w:p>
    <w:p w14:paraId="60ECF8A0" w14:textId="77777777" w:rsidR="00372DCE" w:rsidRPr="00372DCE" w:rsidRDefault="00372DCE" w:rsidP="00372DCE">
      <w:pPr>
        <w:rPr>
          <w:b/>
          <w:bCs/>
          <w:lang w:val="en-DE"/>
        </w:rPr>
      </w:pPr>
      <w:r w:rsidRPr="00372DCE">
        <w:rPr>
          <w:rFonts w:ascii="Segoe UI Emoji" w:hAnsi="Segoe UI Emoji" w:cs="Segoe UI Emoji"/>
          <w:b/>
          <w:bCs/>
          <w:lang w:val="en-DE"/>
        </w:rPr>
        <w:t>🧩</w:t>
      </w:r>
      <w:r w:rsidRPr="00372DCE">
        <w:rPr>
          <w:b/>
          <w:bCs/>
          <w:lang w:val="en-DE"/>
        </w:rPr>
        <w:t xml:space="preserve"> HTML/CSS Resume (Semantic HTML)</w:t>
      </w:r>
    </w:p>
    <w:p w14:paraId="7E0AEC09" w14:textId="77777777" w:rsidR="00372DCE" w:rsidRPr="00372DCE" w:rsidRDefault="00372DCE" w:rsidP="00372DCE">
      <w:pPr>
        <w:rPr>
          <w:lang w:val="en-DE"/>
        </w:rPr>
      </w:pPr>
      <w:r w:rsidRPr="00372DCE">
        <w:rPr>
          <w:lang w:val="en-DE"/>
        </w:rPr>
        <w:t xml:space="preserve">Lesson Progress </w:t>
      </w:r>
    </w:p>
    <w:p w14:paraId="040E1447" w14:textId="77777777" w:rsidR="00372DCE" w:rsidRPr="00372DCE" w:rsidRDefault="00372DCE" w:rsidP="00372DCE">
      <w:pPr>
        <w:rPr>
          <w:lang w:val="en-DE"/>
        </w:rPr>
      </w:pPr>
      <w:r w:rsidRPr="00372DCE">
        <w:rPr>
          <w:lang w:val="en-DE"/>
        </w:rPr>
        <w:t xml:space="preserve">0% Complete </w:t>
      </w:r>
    </w:p>
    <w:p w14:paraId="2B2C96C6" w14:textId="77777777" w:rsidR="00372DCE" w:rsidRPr="00372DCE" w:rsidRDefault="00372DCE" w:rsidP="00372DCE">
      <w:pPr>
        <w:rPr>
          <w:lang w:val="en-DE"/>
        </w:rPr>
      </w:pPr>
      <w:r w:rsidRPr="00372DCE">
        <w:rPr>
          <w:lang w:val="en-DE"/>
        </w:rPr>
        <w:t xml:space="preserve">Let’s be honest, our </w:t>
      </w:r>
      <w:r w:rsidRPr="00372DCE">
        <w:rPr>
          <w:b/>
          <w:bCs/>
          <w:lang w:val="en-DE"/>
        </w:rPr>
        <w:t>HTML Resume</w:t>
      </w:r>
      <w:r w:rsidRPr="00372DCE">
        <w:rPr>
          <w:lang w:val="en-DE"/>
        </w:rPr>
        <w:t xml:space="preserve"> won’t impress anyone at this point, so it’s time to truly make it stand out with some style…ing</w:t>
      </w:r>
    </w:p>
    <w:p w14:paraId="68A0FF7F" w14:textId="77777777" w:rsidR="00372DCE" w:rsidRPr="00372DCE" w:rsidRDefault="00372DCE" w:rsidP="00372DCE">
      <w:pPr>
        <w:rPr>
          <w:b/>
          <w:bCs/>
          <w:lang w:val="en-DE"/>
        </w:rPr>
      </w:pPr>
      <w:r w:rsidRPr="00372DCE">
        <w:rPr>
          <w:b/>
          <w:bCs/>
          <w:lang w:val="en-DE"/>
        </w:rPr>
        <w:t>Goal</w:t>
      </w:r>
    </w:p>
    <w:p w14:paraId="0376959D" w14:textId="77777777" w:rsidR="00372DCE" w:rsidRPr="00372DCE" w:rsidRDefault="00372DCE" w:rsidP="00372DCE">
      <w:pPr>
        <w:rPr>
          <w:lang w:val="en-DE"/>
        </w:rPr>
      </w:pPr>
      <w:r w:rsidRPr="00372DCE">
        <w:rPr>
          <w:lang w:val="en-DE"/>
        </w:rPr>
        <w:t>Add styles to your resume!</w:t>
      </w:r>
    </w:p>
    <w:p w14:paraId="77565FC7" w14:textId="77777777" w:rsidR="00372DCE" w:rsidRPr="00372DCE" w:rsidRDefault="00372DCE" w:rsidP="00372DCE">
      <w:pPr>
        <w:rPr>
          <w:b/>
          <w:bCs/>
          <w:lang w:val="en-DE"/>
        </w:rPr>
      </w:pPr>
      <w:r w:rsidRPr="00372DCE">
        <w:rPr>
          <w:b/>
          <w:bCs/>
          <w:lang w:val="en-DE"/>
        </w:rPr>
        <w:t>Steps</w:t>
      </w:r>
    </w:p>
    <w:p w14:paraId="47A55AE4" w14:textId="77777777" w:rsidR="00372DCE" w:rsidRPr="00372DCE" w:rsidRDefault="00372DCE" w:rsidP="00372DCE">
      <w:pPr>
        <w:rPr>
          <w:b/>
          <w:bCs/>
          <w:lang w:val="en-DE"/>
        </w:rPr>
      </w:pPr>
      <w:r w:rsidRPr="00372DCE">
        <w:rPr>
          <w:b/>
          <w:bCs/>
          <w:lang w:val="en-DE"/>
        </w:rPr>
        <w:t>Setup your project</w:t>
      </w:r>
    </w:p>
    <w:p w14:paraId="2D9CB193" w14:textId="77777777" w:rsidR="00372DCE" w:rsidRPr="00372DCE" w:rsidRDefault="00372DCE" w:rsidP="00372DCE">
      <w:pPr>
        <w:numPr>
          <w:ilvl w:val="0"/>
          <w:numId w:val="25"/>
        </w:numPr>
        <w:rPr>
          <w:lang w:val="en-DE"/>
        </w:rPr>
      </w:pPr>
      <w:r w:rsidRPr="00372DCE">
        <w:rPr>
          <w:lang w:val="en-DE"/>
        </w:rPr>
        <w:t>You have two options</w:t>
      </w:r>
    </w:p>
    <w:p w14:paraId="6F551896" w14:textId="77777777" w:rsidR="00372DCE" w:rsidRPr="00372DCE" w:rsidRDefault="00372DCE" w:rsidP="00372DCE">
      <w:pPr>
        <w:numPr>
          <w:ilvl w:val="1"/>
          <w:numId w:val="25"/>
        </w:numPr>
        <w:rPr>
          <w:lang w:val="en-DE"/>
        </w:rPr>
      </w:pPr>
      <w:r w:rsidRPr="00372DCE">
        <w:rPr>
          <w:lang w:val="en-DE"/>
        </w:rPr>
        <w:t xml:space="preserve">Use your existent </w:t>
      </w:r>
      <w:r w:rsidRPr="00372DCE">
        <w:rPr>
          <w:b/>
          <w:bCs/>
          <w:lang w:val="en-DE"/>
        </w:rPr>
        <w:t>HTML Resume</w:t>
      </w:r>
      <w:r w:rsidRPr="00372DCE">
        <w:rPr>
          <w:lang w:val="en-DE"/>
        </w:rPr>
        <w:t xml:space="preserve"> project directory</w:t>
      </w:r>
    </w:p>
    <w:p w14:paraId="2E9D1792" w14:textId="77777777" w:rsidR="00372DCE" w:rsidRPr="00372DCE" w:rsidRDefault="00372DCE" w:rsidP="00372DCE">
      <w:pPr>
        <w:numPr>
          <w:ilvl w:val="1"/>
          <w:numId w:val="25"/>
        </w:numPr>
        <w:rPr>
          <w:lang w:val="en-DE"/>
        </w:rPr>
      </w:pPr>
      <w:r w:rsidRPr="00372DCE">
        <w:rPr>
          <w:lang w:val="en-DE"/>
        </w:rPr>
        <w:t xml:space="preserve">Make a copy of your </w:t>
      </w:r>
      <w:r w:rsidRPr="00372DCE">
        <w:rPr>
          <w:b/>
          <w:bCs/>
          <w:lang w:val="en-DE"/>
        </w:rPr>
        <w:t>HTML resume</w:t>
      </w:r>
      <w:r w:rsidRPr="00372DCE">
        <w:rPr>
          <w:lang w:val="en-DE"/>
        </w:rPr>
        <w:t xml:space="preserve"> project and rename it appending -css to the directory,</w:t>
      </w:r>
    </w:p>
    <w:p w14:paraId="5B9E173A" w14:textId="77777777" w:rsidR="00372DCE" w:rsidRPr="00372DCE" w:rsidRDefault="00372DCE" w:rsidP="00372DCE">
      <w:pPr>
        <w:numPr>
          <w:ilvl w:val="0"/>
          <w:numId w:val="25"/>
        </w:numPr>
        <w:rPr>
          <w:lang w:val="en-DE"/>
        </w:rPr>
      </w:pPr>
      <w:r w:rsidRPr="00372DCE">
        <w:rPr>
          <w:lang w:val="en-DE"/>
        </w:rPr>
        <w:t xml:space="preserve">Open your project in </w:t>
      </w:r>
      <w:r w:rsidRPr="00372DCE">
        <w:rPr>
          <w:b/>
          <w:bCs/>
          <w:lang w:val="en-DE"/>
        </w:rPr>
        <w:t>Visual Studio code</w:t>
      </w:r>
    </w:p>
    <w:p w14:paraId="5AEDE815" w14:textId="77777777" w:rsidR="00372DCE" w:rsidRPr="00372DCE" w:rsidRDefault="00372DCE" w:rsidP="00372DCE">
      <w:pPr>
        <w:numPr>
          <w:ilvl w:val="0"/>
          <w:numId w:val="25"/>
        </w:numPr>
        <w:rPr>
          <w:lang w:val="en-DE"/>
        </w:rPr>
      </w:pPr>
      <w:r w:rsidRPr="00372DCE">
        <w:rPr>
          <w:lang w:val="en-DE"/>
        </w:rPr>
        <w:t>Create a style.css file</w:t>
      </w:r>
    </w:p>
    <w:p w14:paraId="73ED4990" w14:textId="77777777" w:rsidR="00372DCE" w:rsidRPr="00372DCE" w:rsidRDefault="00372DCE" w:rsidP="00372DCE">
      <w:pPr>
        <w:numPr>
          <w:ilvl w:val="0"/>
          <w:numId w:val="25"/>
        </w:numPr>
        <w:rPr>
          <w:lang w:val="en-DE"/>
        </w:rPr>
      </w:pPr>
      <w:r w:rsidRPr="00372DCE">
        <w:rPr>
          <w:lang w:val="en-DE"/>
        </w:rPr>
        <w:t>Link the file in the head of your HTML document:</w:t>
      </w:r>
    </w:p>
    <w:p w14:paraId="712C14A4" w14:textId="77777777" w:rsidR="00372DCE" w:rsidRPr="00372DCE" w:rsidRDefault="00372DCE" w:rsidP="00372DCE">
      <w:pPr>
        <w:rPr>
          <w:lang w:val="en-DE"/>
        </w:rPr>
      </w:pPr>
      <w:r w:rsidRPr="00372DCE">
        <w:rPr>
          <w:lang w:val="en-DE"/>
        </w:rPr>
        <w:t>&lt;link rel="stylesheet" href="style.css" /&gt;</w:t>
      </w:r>
    </w:p>
    <w:p w14:paraId="4320D72E" w14:textId="77777777" w:rsidR="00372DCE" w:rsidRPr="00372DCE" w:rsidRDefault="00372DCE" w:rsidP="00372DCE">
      <w:pPr>
        <w:rPr>
          <w:b/>
          <w:bCs/>
          <w:lang w:val="en-DE"/>
        </w:rPr>
      </w:pPr>
      <w:r w:rsidRPr="00372DCE">
        <w:rPr>
          <w:b/>
          <w:bCs/>
          <w:lang w:val="en-DE"/>
        </w:rPr>
        <w:t>Make it yours</w:t>
      </w:r>
    </w:p>
    <w:p w14:paraId="5DEBE670" w14:textId="77777777" w:rsidR="00372DCE" w:rsidRPr="00372DCE" w:rsidRDefault="00372DCE" w:rsidP="00372DCE">
      <w:pPr>
        <w:rPr>
          <w:lang w:val="en-DE"/>
        </w:rPr>
      </w:pPr>
      <w:r w:rsidRPr="00372DCE">
        <w:rPr>
          <w:lang w:val="en-DE"/>
        </w:rPr>
        <w:t>Now we're moving on, styling your resume from top to bottom. Feel free to apply other styles, or experiment with different values to the properties mentioned here. Amazing CSS references can be found here:</w:t>
      </w:r>
    </w:p>
    <w:p w14:paraId="3DF431A7" w14:textId="77777777" w:rsidR="00372DCE" w:rsidRPr="00372DCE" w:rsidRDefault="00372DCE" w:rsidP="00372DCE">
      <w:pPr>
        <w:numPr>
          <w:ilvl w:val="0"/>
          <w:numId w:val="26"/>
        </w:numPr>
        <w:rPr>
          <w:lang w:val="en-DE"/>
        </w:rPr>
      </w:pPr>
      <w:r w:rsidRPr="00372DCE">
        <w:rPr>
          <w:lang w:val="en-DE"/>
        </w:rPr>
        <w:t xml:space="preserve">W3Schools: </w:t>
      </w:r>
      <w:hyperlink r:id="rId6" w:tgtFrame="_blank" w:history="1">
        <w:r w:rsidRPr="00372DCE">
          <w:rPr>
            <w:rStyle w:val="Hyperlink"/>
            <w:lang w:val="en-DE"/>
          </w:rPr>
          <w:t>https://www.w3schools.com/cssref/index.php</w:t>
        </w:r>
      </w:hyperlink>
    </w:p>
    <w:p w14:paraId="5C219AC6" w14:textId="77777777" w:rsidR="00372DCE" w:rsidRPr="00372DCE" w:rsidRDefault="00372DCE" w:rsidP="00372DCE">
      <w:pPr>
        <w:numPr>
          <w:ilvl w:val="0"/>
          <w:numId w:val="26"/>
        </w:numPr>
        <w:rPr>
          <w:lang w:val="en-DE"/>
        </w:rPr>
      </w:pPr>
      <w:r w:rsidRPr="00372DCE">
        <w:rPr>
          <w:lang w:val="en-DE"/>
        </w:rPr>
        <w:t xml:space="preserve">MDN: </w:t>
      </w:r>
      <w:hyperlink r:id="rId7" w:tgtFrame="_blank" w:history="1">
        <w:r w:rsidRPr="00372DCE">
          <w:rPr>
            <w:rStyle w:val="Hyperlink"/>
            <w:lang w:val="en-DE"/>
          </w:rPr>
          <w:t>https://developer.mozilla.org/en-US/docs/Web/CSS/Reference</w:t>
        </w:r>
      </w:hyperlink>
    </w:p>
    <w:p w14:paraId="103B863C" w14:textId="77777777" w:rsidR="00372DCE" w:rsidRPr="00372DCE" w:rsidRDefault="00372DCE" w:rsidP="00372DCE">
      <w:pPr>
        <w:rPr>
          <w:lang w:val="en-DE"/>
        </w:rPr>
      </w:pPr>
      <w:r w:rsidRPr="00372DCE">
        <w:rPr>
          <w:lang w:val="en-DE"/>
        </w:rPr>
        <w:t xml:space="preserve">Commonly on top of a stylesheet you'll encounter a CSS reset, overriding some browser defaults. If you like to read more into this topic, you can find an article by Josh Comeau here: </w:t>
      </w:r>
      <w:hyperlink r:id="rId8" w:tgtFrame="_blank" w:history="1">
        <w:r w:rsidRPr="00372DCE">
          <w:rPr>
            <w:rStyle w:val="Hyperlink"/>
            <w:lang w:val="en-DE"/>
          </w:rPr>
          <w:t>https://www.joshwcomeau.com/css/custom-css-reset/</w:t>
        </w:r>
      </w:hyperlink>
    </w:p>
    <w:p w14:paraId="56995947" w14:textId="77777777" w:rsidR="00372DCE" w:rsidRPr="00372DCE" w:rsidRDefault="00372DCE" w:rsidP="00372DCE">
      <w:pPr>
        <w:rPr>
          <w:lang w:val="en-DE"/>
        </w:rPr>
      </w:pPr>
      <w:r w:rsidRPr="00372DCE">
        <w:rPr>
          <w:lang w:val="en-DE"/>
        </w:rPr>
        <w:t>We'll go with a simple reset, let's include the following lines:</w:t>
      </w:r>
    </w:p>
    <w:p w14:paraId="5402DC72" w14:textId="77777777" w:rsidR="00372DCE" w:rsidRPr="00372DCE" w:rsidRDefault="00372DCE" w:rsidP="00372DCE">
      <w:pPr>
        <w:rPr>
          <w:lang w:val="en-DE"/>
        </w:rPr>
      </w:pPr>
      <w:r w:rsidRPr="00372DCE">
        <w:rPr>
          <w:lang w:val="en-DE"/>
        </w:rPr>
        <w:t>* {</w:t>
      </w:r>
    </w:p>
    <w:p w14:paraId="0CCFF196" w14:textId="77777777" w:rsidR="00372DCE" w:rsidRPr="00372DCE" w:rsidRDefault="00372DCE" w:rsidP="00372DCE">
      <w:pPr>
        <w:rPr>
          <w:lang w:val="en-DE"/>
        </w:rPr>
      </w:pPr>
      <w:r w:rsidRPr="00372DCE">
        <w:rPr>
          <w:lang w:val="en-DE"/>
        </w:rPr>
        <w:t xml:space="preserve">  padding: 0;</w:t>
      </w:r>
    </w:p>
    <w:p w14:paraId="2073B7C0" w14:textId="77777777" w:rsidR="00372DCE" w:rsidRPr="00372DCE" w:rsidRDefault="00372DCE" w:rsidP="00372DCE">
      <w:pPr>
        <w:rPr>
          <w:lang w:val="en-DE"/>
        </w:rPr>
      </w:pPr>
      <w:r w:rsidRPr="00372DCE">
        <w:rPr>
          <w:lang w:val="en-DE"/>
        </w:rPr>
        <w:t xml:space="preserve">  margin: 0;</w:t>
      </w:r>
    </w:p>
    <w:p w14:paraId="125CF354" w14:textId="77777777" w:rsidR="00372DCE" w:rsidRPr="00372DCE" w:rsidRDefault="00372DCE" w:rsidP="00372DCE">
      <w:pPr>
        <w:rPr>
          <w:lang w:val="en-DE"/>
        </w:rPr>
      </w:pPr>
      <w:r w:rsidRPr="00372DCE">
        <w:rPr>
          <w:lang w:val="en-DE"/>
        </w:rPr>
        <w:t xml:space="preserve">  box-sizing: border-box;</w:t>
      </w:r>
    </w:p>
    <w:p w14:paraId="12EFA84C" w14:textId="77777777" w:rsidR="00372DCE" w:rsidRPr="00372DCE" w:rsidRDefault="00372DCE" w:rsidP="00372DCE">
      <w:pPr>
        <w:rPr>
          <w:lang w:val="en-DE"/>
        </w:rPr>
      </w:pPr>
      <w:r w:rsidRPr="00372DCE">
        <w:rPr>
          <w:lang w:val="en-DE"/>
        </w:rPr>
        <w:lastRenderedPageBreak/>
        <w:t>}</w:t>
      </w:r>
    </w:p>
    <w:p w14:paraId="0F1829BA" w14:textId="77777777" w:rsidR="00372DCE" w:rsidRPr="00372DCE" w:rsidRDefault="00372DCE" w:rsidP="00372DCE">
      <w:pPr>
        <w:rPr>
          <w:b/>
          <w:bCs/>
          <w:lang w:val="en-DE"/>
        </w:rPr>
      </w:pPr>
      <w:r w:rsidRPr="00372DCE">
        <w:rPr>
          <w:b/>
          <w:bCs/>
          <w:lang w:val="en-DE"/>
        </w:rPr>
        <w:t>Basic Styling</w:t>
      </w:r>
    </w:p>
    <w:p w14:paraId="2D058E4D" w14:textId="77777777" w:rsidR="00372DCE" w:rsidRPr="00372DCE" w:rsidRDefault="00372DCE" w:rsidP="00372DCE">
      <w:pPr>
        <w:rPr>
          <w:lang w:val="en-DE"/>
        </w:rPr>
      </w:pPr>
      <w:r w:rsidRPr="00372DCE">
        <w:rPr>
          <w:lang w:val="en-DE"/>
        </w:rPr>
        <w:t xml:space="preserve">First, we're going to freshen up the font from the default </w:t>
      </w:r>
      <w:r w:rsidRPr="00372DCE">
        <w:rPr>
          <w:i/>
          <w:iCs/>
          <w:lang w:val="en-DE"/>
        </w:rPr>
        <w:t>Times New Roman</w:t>
      </w:r>
      <w:r w:rsidRPr="00372DCE">
        <w:rPr>
          <w:lang w:val="en-DE"/>
        </w:rPr>
        <w:t xml:space="preserve">. In your stylesheet, add a </w:t>
      </w:r>
      <w:r w:rsidRPr="00372DCE">
        <w:rPr>
          <w:b/>
          <w:bCs/>
          <w:lang w:val="en-DE"/>
        </w:rPr>
        <w:t>body</w:t>
      </w:r>
      <w:r w:rsidRPr="00372DCE">
        <w:rPr>
          <w:lang w:val="en-DE"/>
        </w:rPr>
        <w:t xml:space="preserve"> selector and set the </w:t>
      </w:r>
      <w:r w:rsidRPr="00372DCE">
        <w:rPr>
          <w:b/>
          <w:bCs/>
          <w:lang w:val="en-DE"/>
        </w:rPr>
        <w:t>font-family</w:t>
      </w:r>
      <w:r w:rsidRPr="00372DCE">
        <w:rPr>
          <w:lang w:val="en-DE"/>
        </w:rPr>
        <w:t xml:space="preserve"> property to </w:t>
      </w:r>
      <w:r w:rsidRPr="00372DCE">
        <w:rPr>
          <w:b/>
          <w:bCs/>
          <w:lang w:val="en-DE"/>
        </w:rPr>
        <w:t>system-ui</w:t>
      </w:r>
      <w:r w:rsidRPr="00372DCE">
        <w:rPr>
          <w:lang w:val="en-DE"/>
        </w:rPr>
        <w:t>. This will make your page feel more modern.</w:t>
      </w:r>
    </w:p>
    <w:p w14:paraId="4930EF9F" w14:textId="77777777" w:rsidR="00372DCE" w:rsidRPr="00372DCE" w:rsidRDefault="00372DCE" w:rsidP="00372DCE">
      <w:pPr>
        <w:rPr>
          <w:lang w:val="en-DE"/>
        </w:rPr>
      </w:pPr>
      <w:r w:rsidRPr="00372DCE">
        <w:rPr>
          <w:lang w:val="en-DE"/>
        </w:rPr>
        <w:t xml:space="preserve">While we're at it, let's add a soothing background color. Include </w:t>
      </w:r>
      <w:r w:rsidRPr="00372DCE">
        <w:rPr>
          <w:b/>
          <w:bCs/>
          <w:lang w:val="en-DE"/>
        </w:rPr>
        <w:t>background-color: #efefef;</w:t>
      </w:r>
      <w:r w:rsidRPr="00372DCE">
        <w:rPr>
          <w:lang w:val="en-DE"/>
        </w:rPr>
        <w:t xml:space="preserve"> in your </w:t>
      </w:r>
      <w:r w:rsidRPr="00372DCE">
        <w:rPr>
          <w:b/>
          <w:bCs/>
          <w:lang w:val="en-DE"/>
        </w:rPr>
        <w:t>body</w:t>
      </w:r>
      <w:r w:rsidRPr="00372DCE">
        <w:rPr>
          <w:lang w:val="en-DE"/>
        </w:rPr>
        <w:t xml:space="preserve"> ruleset to give your page a light and airy feel.</w:t>
      </w:r>
    </w:p>
    <w:p w14:paraId="756583D2" w14:textId="77777777" w:rsidR="00372DCE" w:rsidRPr="00372DCE" w:rsidRDefault="00372DCE" w:rsidP="00372DCE">
      <w:pPr>
        <w:rPr>
          <w:lang w:val="en-DE"/>
        </w:rPr>
      </w:pPr>
      <w:r w:rsidRPr="00372DCE">
        <w:rPr>
          <w:lang w:val="en-DE"/>
        </w:rPr>
        <w:t xml:space="preserve">Now, let’s make the </w:t>
      </w:r>
      <w:r w:rsidRPr="00372DCE">
        <w:rPr>
          <w:b/>
          <w:bCs/>
          <w:lang w:val="en-DE"/>
        </w:rPr>
        <w:t>header</w:t>
      </w:r>
      <w:r w:rsidRPr="00372DCE">
        <w:rPr>
          <w:lang w:val="en-DE"/>
        </w:rPr>
        <w:t xml:space="preserve"> pop a bit more. Add some generous padding with </w:t>
      </w:r>
      <w:r w:rsidRPr="00372DCE">
        <w:rPr>
          <w:b/>
          <w:bCs/>
          <w:lang w:val="en-DE"/>
        </w:rPr>
        <w:t>padding: 2rem 4rem;</w:t>
      </w:r>
      <w:r w:rsidRPr="00372DCE">
        <w:rPr>
          <w:lang w:val="en-DE"/>
        </w:rPr>
        <w:t xml:space="preserve"> and a sleek </w:t>
      </w:r>
      <w:r w:rsidRPr="00372DCE">
        <w:rPr>
          <w:b/>
          <w:bCs/>
          <w:lang w:val="en-DE"/>
        </w:rPr>
        <w:t>border-bottom: 2px solid #29213f;</w:t>
      </w:r>
      <w:r w:rsidRPr="00372DCE">
        <w:rPr>
          <w:lang w:val="en-DE"/>
        </w:rPr>
        <w:t xml:space="preserve"> to define it clearly from the rest of the page.</w:t>
      </w:r>
    </w:p>
    <w:p w14:paraId="527F000E" w14:textId="77777777" w:rsidR="00372DCE" w:rsidRPr="00372DCE" w:rsidRDefault="00372DCE" w:rsidP="00372DCE">
      <w:pPr>
        <w:rPr>
          <w:b/>
          <w:bCs/>
          <w:lang w:val="en-DE"/>
        </w:rPr>
      </w:pPr>
      <w:r w:rsidRPr="00372DCE">
        <w:rPr>
          <w:b/>
          <w:bCs/>
          <w:lang w:val="en-DE"/>
        </w:rPr>
        <w:t>Enhanced Interactivity and Visuals</w:t>
      </w:r>
    </w:p>
    <w:p w14:paraId="6D320129" w14:textId="77777777" w:rsidR="00372DCE" w:rsidRPr="00372DCE" w:rsidRDefault="00372DCE" w:rsidP="00372DCE">
      <w:pPr>
        <w:rPr>
          <w:lang w:val="en-DE"/>
        </w:rPr>
      </w:pPr>
      <w:r w:rsidRPr="00372DCE">
        <w:rPr>
          <w:lang w:val="en-DE"/>
        </w:rPr>
        <w:t xml:space="preserve">Moving on to tidying up the list in the header: those default bullet points seem out of place, don't they? Let’s remove them by targeting the </w:t>
      </w:r>
      <w:r w:rsidRPr="00372DCE">
        <w:rPr>
          <w:b/>
          <w:bCs/>
          <w:lang w:val="en-DE"/>
        </w:rPr>
        <w:t>ul</w:t>
      </w:r>
      <w:r w:rsidRPr="00372DCE">
        <w:rPr>
          <w:lang w:val="en-DE"/>
        </w:rPr>
        <w:t xml:space="preserve"> inside the </w:t>
      </w:r>
      <w:r w:rsidRPr="00372DCE">
        <w:rPr>
          <w:b/>
          <w:bCs/>
          <w:lang w:val="en-DE"/>
        </w:rPr>
        <w:t>header</w:t>
      </w:r>
      <w:r w:rsidRPr="00372DCE">
        <w:rPr>
          <w:lang w:val="en-DE"/>
        </w:rPr>
        <w:t xml:space="preserve"> with </w:t>
      </w:r>
      <w:r w:rsidRPr="00372DCE">
        <w:rPr>
          <w:b/>
          <w:bCs/>
          <w:lang w:val="en-DE"/>
        </w:rPr>
        <w:t>header ul {}</w:t>
      </w:r>
      <w:r w:rsidRPr="00372DCE">
        <w:rPr>
          <w:lang w:val="en-DE"/>
        </w:rPr>
        <w:t xml:space="preserve"> and setting </w:t>
      </w:r>
      <w:r w:rsidRPr="00372DCE">
        <w:rPr>
          <w:b/>
          <w:bCs/>
          <w:lang w:val="en-DE"/>
        </w:rPr>
        <w:t>list-style</w:t>
      </w:r>
      <w:r w:rsidRPr="00372DCE">
        <w:rPr>
          <w:lang w:val="en-DE"/>
        </w:rPr>
        <w:t xml:space="preserve"> to </w:t>
      </w:r>
      <w:r w:rsidRPr="00372DCE">
        <w:rPr>
          <w:b/>
          <w:bCs/>
          <w:lang w:val="en-DE"/>
        </w:rPr>
        <w:t>none</w:t>
      </w:r>
      <w:r w:rsidRPr="00372DCE">
        <w:rPr>
          <w:lang w:val="en-DE"/>
        </w:rPr>
        <w:t>.</w:t>
      </w:r>
    </w:p>
    <w:p w14:paraId="32636733" w14:textId="77777777" w:rsidR="00372DCE" w:rsidRPr="00372DCE" w:rsidRDefault="00372DCE" w:rsidP="00372DCE">
      <w:pPr>
        <w:rPr>
          <w:lang w:val="en-DE"/>
        </w:rPr>
      </w:pPr>
      <w:r w:rsidRPr="00372DCE">
        <w:rPr>
          <w:lang w:val="en-DE"/>
        </w:rPr>
        <w:t xml:space="preserve">Links can be tricky. We want them to blend in until they need to stand out. For the </w:t>
      </w:r>
      <w:r w:rsidRPr="00372DCE">
        <w:rPr>
          <w:b/>
          <w:bCs/>
          <w:lang w:val="en-DE"/>
        </w:rPr>
        <w:t>a</w:t>
      </w:r>
      <w:r w:rsidRPr="00372DCE">
        <w:rPr>
          <w:lang w:val="en-DE"/>
        </w:rPr>
        <w:t xml:space="preserve"> elements in the </w:t>
      </w:r>
      <w:r w:rsidRPr="00372DCE">
        <w:rPr>
          <w:b/>
          <w:bCs/>
          <w:lang w:val="en-DE"/>
        </w:rPr>
        <w:t>header</w:t>
      </w:r>
      <w:r w:rsidRPr="00372DCE">
        <w:rPr>
          <w:lang w:val="en-DE"/>
        </w:rPr>
        <w:t xml:space="preserve">, use </w:t>
      </w:r>
      <w:r w:rsidRPr="00372DCE">
        <w:rPr>
          <w:b/>
          <w:bCs/>
          <w:lang w:val="en-DE"/>
        </w:rPr>
        <w:t>color: inherit;</w:t>
      </w:r>
      <w:r w:rsidRPr="00372DCE">
        <w:rPr>
          <w:lang w:val="en-DE"/>
        </w:rPr>
        <w:t xml:space="preserve"> to match the text color around them. Get rid of the underline and the italic setting with </w:t>
      </w:r>
      <w:r w:rsidRPr="00372DCE">
        <w:rPr>
          <w:b/>
          <w:bCs/>
          <w:lang w:val="en-DE"/>
        </w:rPr>
        <w:t>text-decoration: none;</w:t>
      </w:r>
      <w:r w:rsidRPr="00372DCE">
        <w:rPr>
          <w:lang w:val="en-DE"/>
        </w:rPr>
        <w:t xml:space="preserve"> and </w:t>
      </w:r>
      <w:r w:rsidRPr="00372DCE">
        <w:rPr>
          <w:b/>
          <w:bCs/>
          <w:lang w:val="en-DE"/>
        </w:rPr>
        <w:t>font-style: normal;</w:t>
      </w:r>
      <w:r w:rsidRPr="00372DCE">
        <w:rPr>
          <w:lang w:val="en-DE"/>
        </w:rPr>
        <w:t xml:space="preserve">. But to hint that they're clickable, set the </w:t>
      </w:r>
      <w:r w:rsidRPr="00372DCE">
        <w:rPr>
          <w:b/>
          <w:bCs/>
          <w:lang w:val="en-DE"/>
        </w:rPr>
        <w:t>header a:hover {}</w:t>
      </w:r>
      <w:r w:rsidRPr="00372DCE">
        <w:rPr>
          <w:lang w:val="en-DE"/>
        </w:rPr>
        <w:t xml:space="preserve"> to underline the text and change its color to a fun </w:t>
      </w:r>
      <w:r w:rsidRPr="00372DCE">
        <w:rPr>
          <w:b/>
          <w:bCs/>
          <w:lang w:val="en-DE"/>
        </w:rPr>
        <w:t>hotpink</w:t>
      </w:r>
      <w:r w:rsidRPr="00372DCE">
        <w:rPr>
          <w:lang w:val="en-DE"/>
        </w:rPr>
        <w:t>.</w:t>
      </w:r>
    </w:p>
    <w:p w14:paraId="2A7AD92F" w14:textId="77777777" w:rsidR="00372DCE" w:rsidRPr="00372DCE" w:rsidRDefault="00372DCE" w:rsidP="00372DCE">
      <w:pPr>
        <w:rPr>
          <w:lang w:val="en-DE"/>
        </w:rPr>
      </w:pPr>
      <w:r w:rsidRPr="00372DCE">
        <w:rPr>
          <w:lang w:val="en-DE"/>
        </w:rPr>
        <w:t xml:space="preserve">For a portrait in the header, ensure it stands out by using </w:t>
      </w:r>
      <w:r w:rsidRPr="00372DCE">
        <w:rPr>
          <w:b/>
          <w:bCs/>
          <w:lang w:val="en-DE"/>
        </w:rPr>
        <w:t>header img {}</w:t>
      </w:r>
      <w:r w:rsidRPr="00372DCE">
        <w:rPr>
          <w:lang w:val="en-DE"/>
        </w:rPr>
        <w:t xml:space="preserve">, setting </w:t>
      </w:r>
      <w:r w:rsidRPr="00372DCE">
        <w:rPr>
          <w:b/>
          <w:bCs/>
          <w:lang w:val="en-DE"/>
        </w:rPr>
        <w:t>display: block;</w:t>
      </w:r>
      <w:r w:rsidRPr="00372DCE">
        <w:rPr>
          <w:lang w:val="en-DE"/>
        </w:rPr>
        <w:t xml:space="preserve">, and making it a perfect circle with </w:t>
      </w:r>
      <w:r w:rsidRPr="00372DCE">
        <w:rPr>
          <w:b/>
          <w:bCs/>
          <w:lang w:val="en-DE"/>
        </w:rPr>
        <w:t>aspect-ratio: 1</w:t>
      </w:r>
      <w:r w:rsidRPr="00372DCE">
        <w:rPr>
          <w:lang w:val="en-DE"/>
        </w:rPr>
        <w:t xml:space="preserve"> and </w:t>
      </w:r>
      <w:r w:rsidRPr="00372DCE">
        <w:rPr>
          <w:b/>
          <w:bCs/>
          <w:lang w:val="en-DE"/>
        </w:rPr>
        <w:t>border-radius: 50%</w:t>
      </w:r>
      <w:r w:rsidRPr="00372DCE">
        <w:rPr>
          <w:lang w:val="en-DE"/>
        </w:rPr>
        <w:t xml:space="preserve">. If it looks distorted, correct it with </w:t>
      </w:r>
      <w:r w:rsidRPr="00372DCE">
        <w:rPr>
          <w:b/>
          <w:bCs/>
          <w:lang w:val="en-DE"/>
        </w:rPr>
        <w:t>object-fit: cover;</w:t>
      </w:r>
      <w:r w:rsidRPr="00372DCE">
        <w:rPr>
          <w:lang w:val="en-DE"/>
        </w:rPr>
        <w:t xml:space="preserve">. To use a grayscale image without having one, apply </w:t>
      </w:r>
      <w:r w:rsidRPr="00372DCE">
        <w:rPr>
          <w:b/>
          <w:bCs/>
          <w:lang w:val="en-DE"/>
        </w:rPr>
        <w:t>filter: grayscale(1);</w:t>
      </w:r>
      <w:r w:rsidRPr="00372DCE">
        <w:rPr>
          <w:lang w:val="en-DE"/>
        </w:rPr>
        <w:t xml:space="preserve"> and center it with </w:t>
      </w:r>
      <w:r w:rsidRPr="00372DCE">
        <w:rPr>
          <w:b/>
          <w:bCs/>
          <w:lang w:val="en-DE"/>
        </w:rPr>
        <w:t>margin: 1rem auto;</w:t>
      </w:r>
      <w:r w:rsidRPr="00372DCE">
        <w:rPr>
          <w:lang w:val="en-DE"/>
        </w:rPr>
        <w:t>.</w:t>
      </w:r>
    </w:p>
    <w:p w14:paraId="45EAA8C1" w14:textId="77777777" w:rsidR="00372DCE" w:rsidRPr="00372DCE" w:rsidRDefault="00372DCE" w:rsidP="00372DCE">
      <w:pPr>
        <w:rPr>
          <w:b/>
          <w:bCs/>
          <w:lang w:val="en-DE"/>
        </w:rPr>
      </w:pPr>
      <w:r w:rsidRPr="00372DCE">
        <w:rPr>
          <w:b/>
          <w:bCs/>
          <w:lang w:val="en-DE"/>
        </w:rPr>
        <w:t>Advanced Text and Layout Adjustments</w:t>
      </w:r>
    </w:p>
    <w:p w14:paraId="5658D54B" w14:textId="77777777" w:rsidR="00372DCE" w:rsidRPr="00372DCE" w:rsidRDefault="00372DCE" w:rsidP="00372DCE">
      <w:pPr>
        <w:rPr>
          <w:lang w:val="en-DE"/>
        </w:rPr>
      </w:pPr>
      <w:r w:rsidRPr="00372DCE">
        <w:rPr>
          <w:lang w:val="en-DE"/>
        </w:rPr>
        <w:t xml:space="preserve">Now, let's focus on your name displayed in the </w:t>
      </w:r>
      <w:r w:rsidRPr="00372DCE">
        <w:rPr>
          <w:b/>
          <w:bCs/>
          <w:lang w:val="en-DE"/>
        </w:rPr>
        <w:t>h1</w:t>
      </w:r>
      <w:r w:rsidRPr="00372DCE">
        <w:rPr>
          <w:lang w:val="en-DE"/>
        </w:rPr>
        <w:t xml:space="preserve">. To center it, use </w:t>
      </w:r>
      <w:r w:rsidRPr="00372DCE">
        <w:rPr>
          <w:b/>
          <w:bCs/>
          <w:lang w:val="en-DE"/>
        </w:rPr>
        <w:t>text-align: center;</w:t>
      </w:r>
      <w:r w:rsidRPr="00372DCE">
        <w:rPr>
          <w:lang w:val="en-DE"/>
        </w:rPr>
        <w:t xml:space="preserve">, and choose a striking color like </w:t>
      </w:r>
      <w:r w:rsidRPr="00372DCE">
        <w:rPr>
          <w:b/>
          <w:bCs/>
          <w:lang w:val="en-DE"/>
        </w:rPr>
        <w:t>orangered</w:t>
      </w:r>
      <w:r w:rsidRPr="00372DCE">
        <w:rPr>
          <w:lang w:val="en-DE"/>
        </w:rPr>
        <w:t xml:space="preserve">, </w:t>
      </w:r>
      <w:r w:rsidRPr="00372DCE">
        <w:rPr>
          <w:b/>
          <w:bCs/>
          <w:lang w:val="en-DE"/>
        </w:rPr>
        <w:t>tomato</w:t>
      </w:r>
      <w:r w:rsidRPr="00372DCE">
        <w:rPr>
          <w:lang w:val="en-DE"/>
        </w:rPr>
        <w:t xml:space="preserve">, or </w:t>
      </w:r>
      <w:r w:rsidRPr="00372DCE">
        <w:rPr>
          <w:b/>
          <w:bCs/>
          <w:lang w:val="en-DE"/>
        </w:rPr>
        <w:t>peru</w:t>
      </w:r>
      <w:r w:rsidRPr="00372DCE">
        <w:rPr>
          <w:lang w:val="en-DE"/>
        </w:rPr>
        <w:t xml:space="preserve">. Add a touch of flair with </w:t>
      </w:r>
      <w:r w:rsidRPr="00372DCE">
        <w:rPr>
          <w:b/>
          <w:bCs/>
          <w:lang w:val="en-DE"/>
        </w:rPr>
        <w:t>text-decoration: underline;</w:t>
      </w:r>
      <w:r w:rsidRPr="00372DCE">
        <w:rPr>
          <w:lang w:val="en-DE"/>
        </w:rPr>
        <w:t>.</w:t>
      </w:r>
    </w:p>
    <w:p w14:paraId="28FB8EA4" w14:textId="77777777" w:rsidR="00372DCE" w:rsidRPr="00372DCE" w:rsidRDefault="00372DCE" w:rsidP="00372DCE">
      <w:pPr>
        <w:rPr>
          <w:lang w:val="en-DE"/>
        </w:rPr>
      </w:pPr>
      <w:r w:rsidRPr="00372DCE">
        <w:rPr>
          <w:lang w:val="en-DE"/>
        </w:rPr>
        <w:t xml:space="preserve">In the </w:t>
      </w:r>
      <w:r w:rsidRPr="00372DCE">
        <w:rPr>
          <w:b/>
          <w:bCs/>
          <w:lang w:val="en-DE"/>
        </w:rPr>
        <w:t>main</w:t>
      </w:r>
      <w:r w:rsidRPr="00372DCE">
        <w:rPr>
          <w:lang w:val="en-DE"/>
        </w:rPr>
        <w:t xml:space="preserve"> section, let's give everything a bit more breathing room. Set the </w:t>
      </w:r>
      <w:r w:rsidRPr="00372DCE">
        <w:rPr>
          <w:b/>
          <w:bCs/>
          <w:lang w:val="en-DE"/>
        </w:rPr>
        <w:t>margin</w:t>
      </w:r>
      <w:r w:rsidRPr="00372DCE">
        <w:rPr>
          <w:lang w:val="en-DE"/>
        </w:rPr>
        <w:t xml:space="preserve"> to </w:t>
      </w:r>
      <w:r w:rsidRPr="00372DCE">
        <w:rPr>
          <w:b/>
          <w:bCs/>
          <w:lang w:val="en-DE"/>
        </w:rPr>
        <w:t>2rem 4rem</w:t>
      </w:r>
      <w:r w:rsidRPr="00372DCE">
        <w:rPr>
          <w:lang w:val="en-DE"/>
        </w:rPr>
        <w:t xml:space="preserve">, and for each </w:t>
      </w:r>
      <w:r w:rsidRPr="00372DCE">
        <w:rPr>
          <w:b/>
          <w:bCs/>
          <w:lang w:val="en-DE"/>
        </w:rPr>
        <w:t>section</w:t>
      </w:r>
      <w:r w:rsidRPr="00372DCE">
        <w:rPr>
          <w:lang w:val="en-DE"/>
        </w:rPr>
        <w:t xml:space="preserve">, add a </w:t>
      </w:r>
      <w:r w:rsidRPr="00372DCE">
        <w:rPr>
          <w:b/>
          <w:bCs/>
          <w:lang w:val="en-DE"/>
        </w:rPr>
        <w:t>margin-bottom</w:t>
      </w:r>
      <w:r w:rsidRPr="00372DCE">
        <w:rPr>
          <w:lang w:val="en-DE"/>
        </w:rPr>
        <w:t xml:space="preserve"> of </w:t>
      </w:r>
      <w:r w:rsidRPr="00372DCE">
        <w:rPr>
          <w:b/>
          <w:bCs/>
          <w:lang w:val="en-DE"/>
        </w:rPr>
        <w:t>3rem</w:t>
      </w:r>
      <w:r w:rsidRPr="00372DCE">
        <w:rPr>
          <w:lang w:val="en-DE"/>
        </w:rPr>
        <w:t xml:space="preserve"> to separate them nicely.</w:t>
      </w:r>
    </w:p>
    <w:p w14:paraId="559BEEBC" w14:textId="77777777" w:rsidR="00372DCE" w:rsidRPr="00372DCE" w:rsidRDefault="00372DCE" w:rsidP="00372DCE">
      <w:pPr>
        <w:rPr>
          <w:lang w:val="en-DE"/>
        </w:rPr>
      </w:pPr>
      <w:r w:rsidRPr="00372DCE">
        <w:rPr>
          <w:lang w:val="en-DE"/>
        </w:rPr>
        <w:t xml:space="preserve">To improve readability of lengthy paragraphs, limit their width. Set the </w:t>
      </w:r>
      <w:r w:rsidRPr="00372DCE">
        <w:rPr>
          <w:b/>
          <w:bCs/>
          <w:lang w:val="en-DE"/>
        </w:rPr>
        <w:t>max-width</w:t>
      </w:r>
      <w:r w:rsidRPr="00372DCE">
        <w:rPr>
          <w:lang w:val="en-DE"/>
        </w:rPr>
        <w:t xml:space="preserve"> of paragraphs to </w:t>
      </w:r>
      <w:r w:rsidRPr="00372DCE">
        <w:rPr>
          <w:b/>
          <w:bCs/>
          <w:lang w:val="en-DE"/>
        </w:rPr>
        <w:t>80ch</w:t>
      </w:r>
      <w:r w:rsidRPr="00372DCE">
        <w:rPr>
          <w:lang w:val="en-DE"/>
        </w:rPr>
        <w:t>.</w:t>
      </w:r>
    </w:p>
    <w:p w14:paraId="5A22953C" w14:textId="77777777" w:rsidR="00372DCE" w:rsidRPr="00372DCE" w:rsidRDefault="00372DCE" w:rsidP="00372DCE">
      <w:pPr>
        <w:rPr>
          <w:lang w:val="en-DE"/>
        </w:rPr>
      </w:pPr>
      <w:r w:rsidRPr="00372DCE">
        <w:rPr>
          <w:lang w:val="en-DE"/>
        </w:rPr>
        <w:t xml:space="preserve">Lastly, let’s fine-tune the text size in sections like Education, Experience, and Skills. Use the selectors </w:t>
      </w:r>
      <w:r w:rsidRPr="00372DCE">
        <w:rPr>
          <w:b/>
          <w:bCs/>
          <w:lang w:val="en-DE"/>
        </w:rPr>
        <w:t>section li h3, section li p {}</w:t>
      </w:r>
      <w:r w:rsidRPr="00372DCE">
        <w:rPr>
          <w:lang w:val="en-DE"/>
        </w:rPr>
        <w:t xml:space="preserve"> to target these specifically and reduce the </w:t>
      </w:r>
      <w:r w:rsidRPr="00372DCE">
        <w:rPr>
          <w:b/>
          <w:bCs/>
          <w:lang w:val="en-DE"/>
        </w:rPr>
        <w:t>font-size</w:t>
      </w:r>
      <w:r w:rsidRPr="00372DCE">
        <w:rPr>
          <w:lang w:val="en-DE"/>
        </w:rPr>
        <w:t xml:space="preserve"> to </w:t>
      </w:r>
      <w:r w:rsidRPr="00372DCE">
        <w:rPr>
          <w:b/>
          <w:bCs/>
          <w:lang w:val="en-DE"/>
        </w:rPr>
        <w:t>.8rem</w:t>
      </w:r>
      <w:r w:rsidRPr="00372DCE">
        <w:rPr>
          <w:lang w:val="en-DE"/>
        </w:rPr>
        <w:t xml:space="preserve">. Add </w:t>
      </w:r>
      <w:r w:rsidRPr="00372DCE">
        <w:rPr>
          <w:b/>
          <w:bCs/>
          <w:lang w:val="en-DE"/>
        </w:rPr>
        <w:t>letter-spacing: 0.5px;</w:t>
      </w:r>
      <w:r w:rsidRPr="00372DCE">
        <w:rPr>
          <w:lang w:val="en-DE"/>
        </w:rPr>
        <w:t xml:space="preserve"> to keep it clear and legible.</w:t>
      </w:r>
    </w:p>
    <w:p w14:paraId="7BC4110F" w14:textId="77777777" w:rsidR="00372DCE" w:rsidRPr="00372DCE" w:rsidRDefault="00372DCE" w:rsidP="00372DCE">
      <w:pPr>
        <w:rPr>
          <w:lang w:val="en-DE"/>
        </w:rPr>
      </w:pPr>
      <w:r w:rsidRPr="00372DCE">
        <w:rPr>
          <w:lang w:val="en-DE"/>
        </w:rPr>
        <w:t>That should make your page look and feel more inviting and professional!</w:t>
      </w:r>
    </w:p>
    <w:p w14:paraId="2BCF6CBA" w14:textId="77777777" w:rsidR="00372DCE" w:rsidRPr="00372DCE" w:rsidRDefault="00372DCE" w:rsidP="00372DCE">
      <w:pPr>
        <w:rPr>
          <w:lang w:val="en-DE"/>
        </w:rPr>
      </w:pPr>
      <w:r w:rsidRPr="00372DCE">
        <w:rPr>
          <w:lang w:val="en-DE"/>
        </w:rPr>
        <w:t xml:space="preserve">Finally, the bullet points can be a bit more spaced. Add a selector for </w:t>
      </w:r>
      <w:r w:rsidRPr="00372DCE">
        <w:rPr>
          <w:b/>
          <w:bCs/>
          <w:lang w:val="en-DE"/>
        </w:rPr>
        <w:t>section li</w:t>
      </w:r>
      <w:r w:rsidRPr="00372DCE">
        <w:rPr>
          <w:lang w:val="en-DE"/>
        </w:rPr>
        <w:t xml:space="preserve"> and set their margin to </w:t>
      </w:r>
      <w:r w:rsidRPr="00372DCE">
        <w:rPr>
          <w:b/>
          <w:bCs/>
          <w:lang w:val="en-DE"/>
        </w:rPr>
        <w:t>.5rem</w:t>
      </w:r>
    </w:p>
    <w:p w14:paraId="4F8AF436" w14:textId="77777777" w:rsidR="00372DCE" w:rsidRPr="00372DCE" w:rsidRDefault="00372DCE" w:rsidP="00372DCE">
      <w:pPr>
        <w:rPr>
          <w:b/>
          <w:bCs/>
          <w:lang w:val="en-DE"/>
        </w:rPr>
      </w:pPr>
      <w:r w:rsidRPr="00372DCE">
        <w:rPr>
          <w:b/>
          <w:bCs/>
          <w:lang w:val="en-DE"/>
        </w:rPr>
        <w:t>Conclusion</w:t>
      </w:r>
    </w:p>
    <w:p w14:paraId="20C790E3" w14:textId="77777777" w:rsidR="00372DCE" w:rsidRPr="00372DCE" w:rsidRDefault="00372DCE" w:rsidP="00372DCE">
      <w:pPr>
        <w:rPr>
          <w:lang w:val="en-DE"/>
        </w:rPr>
      </w:pPr>
      <w:r w:rsidRPr="00372DCE">
        <w:rPr>
          <w:lang w:val="en-DE"/>
        </w:rPr>
        <w:lastRenderedPageBreak/>
        <w:t xml:space="preserve">Since this is about creativity, there are truly no wrong answers! That being said, compare your decisions with your instructor and classmates! </w:t>
      </w:r>
      <w:r w:rsidRPr="00372DCE">
        <w:rPr>
          <w:rFonts w:ascii="Segoe UI Emoji" w:hAnsi="Segoe UI Emoji" w:cs="Segoe UI Emoji"/>
          <w:lang w:val="en-DE"/>
        </w:rPr>
        <w:t>🚀</w:t>
      </w:r>
    </w:p>
    <w:p w14:paraId="07F14561" w14:textId="77777777" w:rsidR="00372DCE" w:rsidRDefault="00372DCE" w:rsidP="00190525">
      <w:pPr>
        <w:rPr>
          <w:lang w:val="en-DE"/>
        </w:rPr>
      </w:pPr>
    </w:p>
    <w:p w14:paraId="2C4365C6" w14:textId="77777777" w:rsidR="00372DCE" w:rsidRDefault="00372DCE" w:rsidP="00190525">
      <w:pPr>
        <w:rPr>
          <w:lang w:val="en-DE"/>
        </w:rPr>
      </w:pPr>
    </w:p>
    <w:p w14:paraId="257D04C2" w14:textId="77777777" w:rsidR="00372DCE" w:rsidRDefault="00372DCE" w:rsidP="00190525">
      <w:pPr>
        <w:rPr>
          <w:lang w:val="en-DE"/>
        </w:rPr>
      </w:pPr>
    </w:p>
    <w:p w14:paraId="68C59D1D" w14:textId="77777777" w:rsidR="00372DCE" w:rsidRDefault="00372DCE" w:rsidP="00190525">
      <w:pPr>
        <w:rPr>
          <w:lang w:val="en-DE"/>
        </w:rPr>
      </w:pPr>
    </w:p>
    <w:p w14:paraId="4C91F89C" w14:textId="77777777" w:rsidR="00372DCE" w:rsidRDefault="00372DCE" w:rsidP="00190525">
      <w:pPr>
        <w:rPr>
          <w:lang w:val="en-DE"/>
        </w:rPr>
      </w:pPr>
    </w:p>
    <w:p w14:paraId="4476762E" w14:textId="77777777" w:rsidR="00372DCE" w:rsidRDefault="00372DCE" w:rsidP="00190525">
      <w:pPr>
        <w:rPr>
          <w:lang w:val="en-DE"/>
        </w:rPr>
      </w:pPr>
    </w:p>
    <w:p w14:paraId="1FD09CD4" w14:textId="77777777" w:rsidR="00372DCE" w:rsidRDefault="00372DCE" w:rsidP="00190525">
      <w:pPr>
        <w:rPr>
          <w:lang w:val="en-DE"/>
        </w:rPr>
      </w:pPr>
    </w:p>
    <w:p w14:paraId="779A7598" w14:textId="77777777" w:rsidR="00372DCE" w:rsidRDefault="00372DCE" w:rsidP="00190525">
      <w:pPr>
        <w:rPr>
          <w:lang w:val="en-DE"/>
        </w:rPr>
      </w:pPr>
    </w:p>
    <w:p w14:paraId="033E9E1F" w14:textId="77777777" w:rsidR="00372DCE" w:rsidRDefault="00372DCE" w:rsidP="00190525">
      <w:pPr>
        <w:rPr>
          <w:lang w:val="en-DE"/>
        </w:rPr>
      </w:pPr>
    </w:p>
    <w:p w14:paraId="2D30A082" w14:textId="77777777" w:rsidR="00372DCE" w:rsidRDefault="00372DCE" w:rsidP="00190525">
      <w:pPr>
        <w:rPr>
          <w:lang w:val="en-DE"/>
        </w:rPr>
      </w:pPr>
    </w:p>
    <w:p w14:paraId="0069E501" w14:textId="77777777" w:rsidR="00372DCE" w:rsidRDefault="00372DCE" w:rsidP="00190525">
      <w:pPr>
        <w:rPr>
          <w:lang w:val="en-DE"/>
        </w:rPr>
      </w:pPr>
    </w:p>
    <w:p w14:paraId="3169611E" w14:textId="77777777" w:rsidR="00372DCE" w:rsidRDefault="00372DCE" w:rsidP="00190525">
      <w:pPr>
        <w:rPr>
          <w:lang w:val="en-DE"/>
        </w:rPr>
      </w:pPr>
    </w:p>
    <w:p w14:paraId="7B647F61" w14:textId="77777777" w:rsidR="00372DCE" w:rsidRDefault="00372DCE" w:rsidP="00190525">
      <w:pPr>
        <w:rPr>
          <w:lang w:val="en-DE"/>
        </w:rPr>
      </w:pPr>
    </w:p>
    <w:p w14:paraId="5F6439B1" w14:textId="77777777" w:rsidR="00372DCE" w:rsidRDefault="00372DCE" w:rsidP="00190525">
      <w:pPr>
        <w:rPr>
          <w:lang w:val="en-DE"/>
        </w:rPr>
      </w:pPr>
    </w:p>
    <w:p w14:paraId="3ECCD091" w14:textId="77777777" w:rsidR="00372DCE" w:rsidRDefault="00372DCE" w:rsidP="00190525">
      <w:pPr>
        <w:rPr>
          <w:lang w:val="en-DE"/>
        </w:rPr>
      </w:pPr>
    </w:p>
    <w:p w14:paraId="49CEB2BE" w14:textId="77777777" w:rsidR="00372DCE" w:rsidRDefault="00372DCE" w:rsidP="00190525">
      <w:pPr>
        <w:rPr>
          <w:lang w:val="en-DE"/>
        </w:rPr>
      </w:pPr>
    </w:p>
    <w:p w14:paraId="750527FB" w14:textId="77777777" w:rsidR="00372DCE" w:rsidRDefault="00372DCE" w:rsidP="00190525">
      <w:pPr>
        <w:rPr>
          <w:lang w:val="en-DE"/>
        </w:rPr>
      </w:pPr>
    </w:p>
    <w:p w14:paraId="4783B10F" w14:textId="77777777" w:rsidR="00372DCE" w:rsidRDefault="00372DCE" w:rsidP="00190525">
      <w:pPr>
        <w:rPr>
          <w:lang w:val="en-DE"/>
        </w:rPr>
      </w:pPr>
    </w:p>
    <w:p w14:paraId="1D570B4E" w14:textId="77777777" w:rsidR="00372DCE" w:rsidRDefault="00372DCE" w:rsidP="00190525">
      <w:pPr>
        <w:rPr>
          <w:lang w:val="en-DE"/>
        </w:rPr>
      </w:pPr>
    </w:p>
    <w:p w14:paraId="16E24CB0" w14:textId="77777777" w:rsidR="00372DCE" w:rsidRDefault="00372DCE" w:rsidP="00190525">
      <w:pPr>
        <w:rPr>
          <w:lang w:val="en-DE"/>
        </w:rPr>
      </w:pPr>
    </w:p>
    <w:p w14:paraId="06A1BC60" w14:textId="77777777" w:rsidR="00372DCE" w:rsidRDefault="00372DCE" w:rsidP="00190525">
      <w:pPr>
        <w:rPr>
          <w:lang w:val="en-DE"/>
        </w:rPr>
      </w:pPr>
    </w:p>
    <w:p w14:paraId="5C7942C7" w14:textId="77777777" w:rsidR="00372DCE" w:rsidRDefault="00372DCE" w:rsidP="00190525">
      <w:pPr>
        <w:rPr>
          <w:lang w:val="en-DE"/>
        </w:rPr>
      </w:pPr>
    </w:p>
    <w:p w14:paraId="3190E361" w14:textId="77777777" w:rsidR="00372DCE" w:rsidRDefault="00372DCE" w:rsidP="00190525">
      <w:pPr>
        <w:rPr>
          <w:lang w:val="en-DE"/>
        </w:rPr>
      </w:pPr>
    </w:p>
    <w:p w14:paraId="3FAFD53F" w14:textId="77777777" w:rsidR="00372DCE" w:rsidRDefault="00372DCE" w:rsidP="00190525">
      <w:pPr>
        <w:rPr>
          <w:lang w:val="en-DE"/>
        </w:rPr>
      </w:pPr>
    </w:p>
    <w:p w14:paraId="7C423F1C" w14:textId="77777777" w:rsidR="00372DCE" w:rsidRDefault="00372DCE" w:rsidP="00190525">
      <w:pPr>
        <w:rPr>
          <w:lang w:val="en-DE"/>
        </w:rPr>
      </w:pPr>
    </w:p>
    <w:p w14:paraId="7943DF10" w14:textId="77777777" w:rsidR="00372DCE" w:rsidRDefault="00372DCE" w:rsidP="00190525">
      <w:pPr>
        <w:rPr>
          <w:lang w:val="en-DE"/>
        </w:rPr>
      </w:pPr>
    </w:p>
    <w:p w14:paraId="69244DE3" w14:textId="77777777" w:rsidR="00372DCE" w:rsidRDefault="00372DCE" w:rsidP="00190525">
      <w:pPr>
        <w:rPr>
          <w:lang w:val="en-DE"/>
        </w:rPr>
      </w:pPr>
    </w:p>
    <w:p w14:paraId="42E47E07" w14:textId="77777777" w:rsidR="00372DCE" w:rsidRDefault="00372DCE" w:rsidP="00190525">
      <w:pPr>
        <w:rPr>
          <w:lang w:val="en-DE"/>
        </w:rPr>
      </w:pPr>
    </w:p>
    <w:p w14:paraId="0100DE5C" w14:textId="77777777" w:rsidR="00372DCE" w:rsidRDefault="00372DCE" w:rsidP="00190525">
      <w:pPr>
        <w:rPr>
          <w:lang w:val="en-DE"/>
        </w:rPr>
      </w:pPr>
    </w:p>
    <w:p w14:paraId="7C050151" w14:textId="303E57E7" w:rsidR="00372DCE" w:rsidRDefault="00372DCE" w:rsidP="00372DCE">
      <w:pPr>
        <w:rPr>
          <w:b/>
          <w:bCs/>
          <w:sz w:val="48"/>
          <w:szCs w:val="48"/>
          <w:lang w:val="en-DE"/>
        </w:rPr>
      </w:pPr>
      <w:r w:rsidRPr="00372DCE">
        <w:rPr>
          <w:b/>
          <w:bCs/>
          <w:sz w:val="48"/>
          <w:szCs w:val="48"/>
          <w:lang w:val="en-DE"/>
        </w:rPr>
        <w:lastRenderedPageBreak/>
        <w:t xml:space="preserve">Excersice </w:t>
      </w:r>
      <w:r>
        <w:rPr>
          <w:b/>
          <w:bCs/>
          <w:sz w:val="48"/>
          <w:szCs w:val="48"/>
          <w:lang w:val="en-DE"/>
        </w:rPr>
        <w:t>2</w:t>
      </w:r>
    </w:p>
    <w:p w14:paraId="1F173CF8" w14:textId="77777777" w:rsidR="00372DCE" w:rsidRPr="00372DCE" w:rsidRDefault="00372DCE" w:rsidP="00372DCE">
      <w:pPr>
        <w:rPr>
          <w:b/>
          <w:bCs/>
          <w:sz w:val="48"/>
          <w:szCs w:val="48"/>
          <w:lang w:val="en-DE"/>
        </w:rPr>
      </w:pPr>
      <w:r w:rsidRPr="00372DCE">
        <w:rPr>
          <w:rFonts w:ascii="Segoe UI Emoji" w:hAnsi="Segoe UI Emoji" w:cs="Segoe UI Emoji"/>
          <w:b/>
          <w:bCs/>
          <w:sz w:val="48"/>
          <w:szCs w:val="48"/>
          <w:lang w:val="en-DE"/>
        </w:rPr>
        <w:t>🧩</w:t>
      </w:r>
      <w:r w:rsidRPr="00372DCE">
        <w:rPr>
          <w:b/>
          <w:bCs/>
          <w:sz w:val="48"/>
          <w:szCs w:val="48"/>
          <w:lang w:val="en-DE"/>
        </w:rPr>
        <w:t xml:space="preserve"> Landing Page (Semantic HTML + CSS)</w:t>
      </w:r>
    </w:p>
    <w:p w14:paraId="598AB94E" w14:textId="77777777" w:rsidR="00372DCE" w:rsidRPr="00372DCE" w:rsidRDefault="00372DCE" w:rsidP="00372DCE">
      <w:pPr>
        <w:rPr>
          <w:b/>
          <w:bCs/>
          <w:sz w:val="48"/>
          <w:szCs w:val="48"/>
          <w:lang w:val="en-DE"/>
        </w:rPr>
      </w:pPr>
      <w:r w:rsidRPr="00372DCE">
        <w:rPr>
          <w:b/>
          <w:bCs/>
          <w:sz w:val="48"/>
          <w:szCs w:val="48"/>
          <w:lang w:val="en-DE"/>
        </w:rPr>
        <w:t xml:space="preserve">Lesson Progress </w:t>
      </w:r>
    </w:p>
    <w:p w14:paraId="39F3BC8E" w14:textId="77777777" w:rsidR="00372DCE" w:rsidRPr="00372DCE" w:rsidRDefault="00372DCE" w:rsidP="00372DCE">
      <w:pPr>
        <w:rPr>
          <w:b/>
          <w:bCs/>
          <w:sz w:val="48"/>
          <w:szCs w:val="48"/>
          <w:lang w:val="en-DE"/>
        </w:rPr>
      </w:pPr>
      <w:r w:rsidRPr="00372DCE">
        <w:rPr>
          <w:b/>
          <w:bCs/>
          <w:sz w:val="48"/>
          <w:szCs w:val="48"/>
          <w:lang w:val="en-DE"/>
        </w:rPr>
        <w:t xml:space="preserve">0% Complete </w:t>
      </w:r>
    </w:p>
    <w:p w14:paraId="5695578B" w14:textId="77777777" w:rsidR="00372DCE" w:rsidRPr="00372DCE" w:rsidRDefault="00372DCE" w:rsidP="00372DCE">
      <w:pPr>
        <w:rPr>
          <w:b/>
          <w:bCs/>
          <w:sz w:val="48"/>
          <w:szCs w:val="48"/>
          <w:lang w:val="en-DE"/>
        </w:rPr>
      </w:pPr>
      <w:r w:rsidRPr="00372DCE">
        <w:rPr>
          <w:b/>
          <w:bCs/>
          <w:sz w:val="48"/>
          <w:szCs w:val="48"/>
          <w:lang w:val="en-DE"/>
        </w:rPr>
        <w:t>Goal</w:t>
      </w:r>
    </w:p>
    <w:p w14:paraId="3A4C6609" w14:textId="77777777" w:rsidR="00372DCE" w:rsidRPr="00372DCE" w:rsidRDefault="00372DCE" w:rsidP="00372DCE">
      <w:pPr>
        <w:rPr>
          <w:b/>
          <w:bCs/>
          <w:sz w:val="48"/>
          <w:szCs w:val="48"/>
          <w:lang w:val="en-DE"/>
        </w:rPr>
      </w:pPr>
      <w:r w:rsidRPr="00372DCE">
        <w:rPr>
          <w:b/>
          <w:bCs/>
          <w:sz w:val="48"/>
          <w:szCs w:val="48"/>
          <w:lang w:val="en-DE"/>
        </w:rPr>
        <w:t>Add styles to your landing page!</w:t>
      </w:r>
    </w:p>
    <w:p w14:paraId="1FF32862" w14:textId="77777777" w:rsidR="00372DCE" w:rsidRPr="00372DCE" w:rsidRDefault="00372DCE" w:rsidP="00372DCE">
      <w:pPr>
        <w:rPr>
          <w:b/>
          <w:bCs/>
          <w:sz w:val="48"/>
          <w:szCs w:val="48"/>
          <w:lang w:val="en-DE"/>
        </w:rPr>
      </w:pPr>
      <w:r w:rsidRPr="00372DCE">
        <w:rPr>
          <w:b/>
          <w:bCs/>
          <w:sz w:val="48"/>
          <w:szCs w:val="48"/>
          <w:lang w:val="en-DE"/>
        </w:rPr>
        <w:t>Steps</w:t>
      </w:r>
    </w:p>
    <w:p w14:paraId="4E610B85" w14:textId="77777777" w:rsidR="00372DCE" w:rsidRPr="00372DCE" w:rsidRDefault="00372DCE" w:rsidP="00372DCE">
      <w:pPr>
        <w:rPr>
          <w:b/>
          <w:bCs/>
          <w:sz w:val="48"/>
          <w:szCs w:val="48"/>
          <w:lang w:val="en-DE"/>
        </w:rPr>
      </w:pPr>
      <w:r w:rsidRPr="00372DCE">
        <w:rPr>
          <w:b/>
          <w:bCs/>
          <w:sz w:val="48"/>
          <w:szCs w:val="48"/>
          <w:lang w:val="en-DE"/>
        </w:rPr>
        <w:t>This one is easy</w:t>
      </w:r>
    </w:p>
    <w:p w14:paraId="7C03D7F0" w14:textId="77777777" w:rsidR="00372DCE" w:rsidRPr="00372DCE" w:rsidRDefault="00372DCE" w:rsidP="00372DCE">
      <w:pPr>
        <w:numPr>
          <w:ilvl w:val="0"/>
          <w:numId w:val="27"/>
        </w:numPr>
        <w:rPr>
          <w:b/>
          <w:bCs/>
          <w:sz w:val="48"/>
          <w:szCs w:val="48"/>
          <w:lang w:val="en-DE"/>
        </w:rPr>
      </w:pPr>
      <w:r w:rsidRPr="00372DCE">
        <w:rPr>
          <w:b/>
          <w:bCs/>
          <w:sz w:val="48"/>
          <w:szCs w:val="48"/>
          <w:lang w:val="en-DE"/>
        </w:rPr>
        <w:t>Make a copy of your Landing page project and rename it appending -css to the directory</w:t>
      </w:r>
    </w:p>
    <w:p w14:paraId="3A7FFE3C" w14:textId="77777777" w:rsidR="00372DCE" w:rsidRPr="00372DCE" w:rsidRDefault="00372DCE" w:rsidP="00372DCE">
      <w:pPr>
        <w:numPr>
          <w:ilvl w:val="0"/>
          <w:numId w:val="27"/>
        </w:numPr>
        <w:rPr>
          <w:b/>
          <w:bCs/>
          <w:sz w:val="48"/>
          <w:szCs w:val="48"/>
          <w:lang w:val="en-DE"/>
        </w:rPr>
      </w:pPr>
      <w:r w:rsidRPr="00372DCE">
        <w:rPr>
          <w:b/>
          <w:bCs/>
          <w:sz w:val="48"/>
          <w:szCs w:val="48"/>
          <w:lang w:val="en-DE"/>
        </w:rPr>
        <w:t>Open your project in Visual Studio code</w:t>
      </w:r>
    </w:p>
    <w:p w14:paraId="5B491AF0" w14:textId="77777777" w:rsidR="00372DCE" w:rsidRPr="00372DCE" w:rsidRDefault="00372DCE" w:rsidP="00372DCE">
      <w:pPr>
        <w:numPr>
          <w:ilvl w:val="0"/>
          <w:numId w:val="27"/>
        </w:numPr>
        <w:rPr>
          <w:b/>
          <w:bCs/>
          <w:sz w:val="48"/>
          <w:szCs w:val="48"/>
          <w:lang w:val="en-DE"/>
        </w:rPr>
      </w:pPr>
      <w:r w:rsidRPr="00372DCE">
        <w:rPr>
          <w:b/>
          <w:bCs/>
          <w:sz w:val="48"/>
          <w:szCs w:val="48"/>
          <w:lang w:val="en-DE"/>
        </w:rPr>
        <w:t>Create a style.css file</w:t>
      </w:r>
    </w:p>
    <w:p w14:paraId="1E9B4C8B" w14:textId="77777777" w:rsidR="00372DCE" w:rsidRPr="00372DCE" w:rsidRDefault="00372DCE" w:rsidP="00372DCE">
      <w:pPr>
        <w:numPr>
          <w:ilvl w:val="0"/>
          <w:numId w:val="27"/>
        </w:numPr>
        <w:rPr>
          <w:b/>
          <w:bCs/>
          <w:sz w:val="48"/>
          <w:szCs w:val="48"/>
          <w:lang w:val="en-DE"/>
        </w:rPr>
      </w:pPr>
      <w:r w:rsidRPr="00372DCE">
        <w:rPr>
          <w:b/>
          <w:bCs/>
          <w:sz w:val="48"/>
          <w:szCs w:val="48"/>
          <w:lang w:val="en-DE"/>
        </w:rPr>
        <w:t>Link the file in the head of your HTML document:</w:t>
      </w:r>
    </w:p>
    <w:p w14:paraId="46D444CA" w14:textId="77777777" w:rsidR="00372DCE" w:rsidRPr="00372DCE" w:rsidRDefault="00372DCE" w:rsidP="00372DCE">
      <w:pPr>
        <w:rPr>
          <w:b/>
          <w:bCs/>
          <w:sz w:val="48"/>
          <w:szCs w:val="48"/>
          <w:lang w:val="en-DE"/>
        </w:rPr>
      </w:pPr>
      <w:r w:rsidRPr="00372DCE">
        <w:rPr>
          <w:b/>
          <w:bCs/>
          <w:sz w:val="48"/>
          <w:szCs w:val="48"/>
          <w:lang w:val="en-DE"/>
        </w:rPr>
        <w:t>&lt;link rel="stylesheet" href="style.css" /&gt;</w:t>
      </w:r>
    </w:p>
    <w:p w14:paraId="585FE07C" w14:textId="77777777" w:rsidR="00372DCE" w:rsidRPr="00372DCE" w:rsidRDefault="00372DCE" w:rsidP="00372DCE">
      <w:pPr>
        <w:rPr>
          <w:b/>
          <w:bCs/>
          <w:sz w:val="48"/>
          <w:szCs w:val="48"/>
          <w:lang w:val="en-DE"/>
        </w:rPr>
      </w:pPr>
      <w:r w:rsidRPr="00372DCE">
        <w:rPr>
          <w:b/>
          <w:bCs/>
          <w:sz w:val="48"/>
          <w:szCs w:val="48"/>
          <w:lang w:val="en-DE"/>
        </w:rPr>
        <w:t>Conclusion</w:t>
      </w:r>
    </w:p>
    <w:p w14:paraId="7133CC7C" w14:textId="77777777" w:rsidR="00372DCE" w:rsidRPr="00372DCE" w:rsidRDefault="00372DCE" w:rsidP="00372DCE">
      <w:pPr>
        <w:rPr>
          <w:b/>
          <w:bCs/>
          <w:sz w:val="48"/>
          <w:szCs w:val="48"/>
          <w:lang w:val="en-DE"/>
        </w:rPr>
      </w:pPr>
      <w:r w:rsidRPr="00372DCE">
        <w:rPr>
          <w:b/>
          <w:bCs/>
          <w:sz w:val="48"/>
          <w:szCs w:val="48"/>
          <w:lang w:val="en-DE"/>
        </w:rPr>
        <w:lastRenderedPageBreak/>
        <w:t xml:space="preserve">There’s no only one way! Share your results in class with your instructor and classmates and discuss your approach and reasoning </w:t>
      </w:r>
      <w:r w:rsidRPr="00372DCE">
        <w:rPr>
          <w:rFonts w:ascii="Segoe UI Emoji" w:hAnsi="Segoe UI Emoji" w:cs="Segoe UI Emoji"/>
          <w:b/>
          <w:bCs/>
          <w:sz w:val="48"/>
          <w:szCs w:val="48"/>
          <w:lang w:val="en-DE"/>
        </w:rPr>
        <w:t>🚀</w:t>
      </w:r>
    </w:p>
    <w:p w14:paraId="57760BB1" w14:textId="77777777" w:rsidR="00372DCE" w:rsidRDefault="00372DCE" w:rsidP="00372DCE">
      <w:pPr>
        <w:rPr>
          <w:b/>
          <w:bCs/>
          <w:sz w:val="48"/>
          <w:szCs w:val="48"/>
          <w:lang w:val="en-DE"/>
        </w:rPr>
      </w:pPr>
    </w:p>
    <w:p w14:paraId="298CDD44" w14:textId="77777777" w:rsidR="00372DCE" w:rsidRDefault="00372DCE" w:rsidP="00372DCE">
      <w:pPr>
        <w:rPr>
          <w:b/>
          <w:bCs/>
          <w:sz w:val="48"/>
          <w:szCs w:val="48"/>
          <w:lang w:val="en-DE"/>
        </w:rPr>
      </w:pPr>
    </w:p>
    <w:p w14:paraId="5E23BFA9" w14:textId="77777777" w:rsidR="00372DCE" w:rsidRDefault="00372DCE" w:rsidP="00372DCE">
      <w:pPr>
        <w:rPr>
          <w:b/>
          <w:bCs/>
          <w:sz w:val="48"/>
          <w:szCs w:val="48"/>
          <w:lang w:val="en-DE"/>
        </w:rPr>
      </w:pPr>
    </w:p>
    <w:p w14:paraId="73B8A851" w14:textId="77777777" w:rsidR="00372DCE" w:rsidRDefault="00372DCE" w:rsidP="00372DCE">
      <w:pPr>
        <w:rPr>
          <w:b/>
          <w:bCs/>
          <w:sz w:val="48"/>
          <w:szCs w:val="48"/>
          <w:lang w:val="en-DE"/>
        </w:rPr>
      </w:pPr>
    </w:p>
    <w:p w14:paraId="351B0111" w14:textId="77777777" w:rsidR="00372DCE" w:rsidRDefault="00372DCE" w:rsidP="00372DCE">
      <w:pPr>
        <w:rPr>
          <w:b/>
          <w:bCs/>
          <w:sz w:val="48"/>
          <w:szCs w:val="48"/>
          <w:lang w:val="en-DE"/>
        </w:rPr>
      </w:pPr>
    </w:p>
    <w:p w14:paraId="1AE254CF" w14:textId="77777777" w:rsidR="00372DCE" w:rsidRDefault="00372DCE" w:rsidP="00372DCE">
      <w:pPr>
        <w:rPr>
          <w:b/>
          <w:bCs/>
          <w:sz w:val="48"/>
          <w:szCs w:val="48"/>
          <w:lang w:val="en-DE"/>
        </w:rPr>
      </w:pPr>
    </w:p>
    <w:p w14:paraId="56A06F90" w14:textId="77777777" w:rsidR="00372DCE" w:rsidRDefault="00372DCE" w:rsidP="00372DCE">
      <w:pPr>
        <w:rPr>
          <w:b/>
          <w:bCs/>
          <w:sz w:val="48"/>
          <w:szCs w:val="48"/>
          <w:lang w:val="en-DE"/>
        </w:rPr>
      </w:pPr>
    </w:p>
    <w:p w14:paraId="5ADB3AF1" w14:textId="77777777" w:rsidR="00372DCE" w:rsidRDefault="00372DCE" w:rsidP="00372DCE">
      <w:pPr>
        <w:rPr>
          <w:b/>
          <w:bCs/>
          <w:sz w:val="48"/>
          <w:szCs w:val="48"/>
          <w:lang w:val="en-DE"/>
        </w:rPr>
      </w:pPr>
    </w:p>
    <w:p w14:paraId="371D4C04" w14:textId="77777777" w:rsidR="00372DCE" w:rsidRDefault="00372DCE" w:rsidP="00372DCE">
      <w:pPr>
        <w:rPr>
          <w:b/>
          <w:bCs/>
          <w:sz w:val="48"/>
          <w:szCs w:val="48"/>
          <w:lang w:val="en-DE"/>
        </w:rPr>
      </w:pPr>
    </w:p>
    <w:p w14:paraId="0A3D7582" w14:textId="77777777" w:rsidR="00372DCE" w:rsidRDefault="00372DCE" w:rsidP="00372DCE">
      <w:pPr>
        <w:rPr>
          <w:b/>
          <w:bCs/>
          <w:sz w:val="48"/>
          <w:szCs w:val="48"/>
          <w:lang w:val="en-DE"/>
        </w:rPr>
      </w:pPr>
    </w:p>
    <w:p w14:paraId="6F76F345" w14:textId="77777777" w:rsidR="00372DCE" w:rsidRDefault="00372DCE" w:rsidP="00372DCE">
      <w:pPr>
        <w:rPr>
          <w:b/>
          <w:bCs/>
          <w:sz w:val="48"/>
          <w:szCs w:val="48"/>
          <w:lang w:val="en-DE"/>
        </w:rPr>
      </w:pPr>
    </w:p>
    <w:p w14:paraId="0A08A8AF" w14:textId="77777777" w:rsidR="00372DCE" w:rsidRDefault="00372DCE" w:rsidP="00372DCE">
      <w:pPr>
        <w:rPr>
          <w:b/>
          <w:bCs/>
          <w:sz w:val="48"/>
          <w:szCs w:val="48"/>
          <w:lang w:val="en-DE"/>
        </w:rPr>
      </w:pPr>
    </w:p>
    <w:p w14:paraId="5A37FC49" w14:textId="77777777" w:rsidR="00372DCE" w:rsidRDefault="00372DCE" w:rsidP="00372DCE">
      <w:pPr>
        <w:rPr>
          <w:b/>
          <w:bCs/>
          <w:sz w:val="48"/>
          <w:szCs w:val="48"/>
          <w:lang w:val="en-DE"/>
        </w:rPr>
      </w:pPr>
    </w:p>
    <w:p w14:paraId="02E575E5" w14:textId="77777777" w:rsidR="00372DCE" w:rsidRDefault="00372DCE" w:rsidP="00372DCE">
      <w:pPr>
        <w:rPr>
          <w:b/>
          <w:bCs/>
          <w:sz w:val="48"/>
          <w:szCs w:val="48"/>
          <w:lang w:val="en-DE"/>
        </w:rPr>
      </w:pPr>
    </w:p>
    <w:p w14:paraId="6E9EDFD1" w14:textId="45BBA3AA" w:rsidR="00372DCE" w:rsidRDefault="00372DCE" w:rsidP="00372DCE">
      <w:pPr>
        <w:rPr>
          <w:b/>
          <w:bCs/>
          <w:sz w:val="48"/>
          <w:szCs w:val="48"/>
          <w:lang w:val="en-DE"/>
        </w:rPr>
      </w:pPr>
      <w:r w:rsidRPr="00372DCE">
        <w:rPr>
          <w:b/>
          <w:bCs/>
          <w:sz w:val="48"/>
          <w:szCs w:val="48"/>
          <w:lang w:val="en-DE"/>
        </w:rPr>
        <w:lastRenderedPageBreak/>
        <w:t xml:space="preserve">Excersice </w:t>
      </w:r>
      <w:r>
        <w:rPr>
          <w:b/>
          <w:bCs/>
          <w:sz w:val="48"/>
          <w:szCs w:val="48"/>
          <w:lang w:val="en-DE"/>
        </w:rPr>
        <w:t>3</w:t>
      </w:r>
    </w:p>
    <w:p w14:paraId="77607FE6" w14:textId="77777777" w:rsidR="00372DCE" w:rsidRPr="00372DCE" w:rsidRDefault="00372DCE" w:rsidP="00372DCE">
      <w:pPr>
        <w:rPr>
          <w:b/>
          <w:bCs/>
          <w:sz w:val="48"/>
          <w:szCs w:val="48"/>
          <w:lang w:val="en-DE"/>
        </w:rPr>
      </w:pPr>
      <w:r w:rsidRPr="00372DCE">
        <w:rPr>
          <w:rFonts w:ascii="Segoe UI Emoji" w:hAnsi="Segoe UI Emoji" w:cs="Segoe UI Emoji"/>
          <w:b/>
          <w:bCs/>
          <w:sz w:val="48"/>
          <w:szCs w:val="48"/>
          <w:lang w:val="en-DE"/>
        </w:rPr>
        <w:t>🧩</w:t>
      </w:r>
      <w:r w:rsidRPr="00372DCE">
        <w:rPr>
          <w:b/>
          <w:bCs/>
          <w:sz w:val="48"/>
          <w:szCs w:val="48"/>
          <w:lang w:val="en-DE"/>
        </w:rPr>
        <w:t xml:space="preserve"> Multi-page website (Semantic HTML + CSS)</w:t>
      </w:r>
    </w:p>
    <w:p w14:paraId="4C178C98" w14:textId="77777777" w:rsidR="00372DCE" w:rsidRPr="00372DCE" w:rsidRDefault="00372DCE" w:rsidP="00372DCE">
      <w:pPr>
        <w:rPr>
          <w:b/>
          <w:bCs/>
          <w:sz w:val="48"/>
          <w:szCs w:val="48"/>
          <w:lang w:val="en-DE"/>
        </w:rPr>
      </w:pPr>
      <w:r w:rsidRPr="00372DCE">
        <w:rPr>
          <w:b/>
          <w:bCs/>
          <w:sz w:val="48"/>
          <w:szCs w:val="48"/>
          <w:lang w:val="en-DE"/>
        </w:rPr>
        <w:t xml:space="preserve">Lesson Progress </w:t>
      </w:r>
    </w:p>
    <w:p w14:paraId="3E798EBE" w14:textId="77777777" w:rsidR="00372DCE" w:rsidRPr="00372DCE" w:rsidRDefault="00372DCE" w:rsidP="00372DCE">
      <w:pPr>
        <w:rPr>
          <w:b/>
          <w:bCs/>
          <w:sz w:val="48"/>
          <w:szCs w:val="48"/>
          <w:lang w:val="en-DE"/>
        </w:rPr>
      </w:pPr>
      <w:r w:rsidRPr="00372DCE">
        <w:rPr>
          <w:b/>
          <w:bCs/>
          <w:sz w:val="48"/>
          <w:szCs w:val="48"/>
          <w:lang w:val="en-DE"/>
        </w:rPr>
        <w:t xml:space="preserve">0% Complete </w:t>
      </w:r>
    </w:p>
    <w:p w14:paraId="5865DB99" w14:textId="77777777" w:rsidR="00372DCE" w:rsidRPr="00372DCE" w:rsidRDefault="00372DCE" w:rsidP="00372DCE">
      <w:pPr>
        <w:rPr>
          <w:b/>
          <w:bCs/>
          <w:sz w:val="48"/>
          <w:szCs w:val="48"/>
          <w:lang w:val="en-DE"/>
        </w:rPr>
      </w:pPr>
      <w:r w:rsidRPr="00372DCE">
        <w:rPr>
          <w:b/>
          <w:bCs/>
          <w:sz w:val="48"/>
          <w:szCs w:val="48"/>
          <w:lang w:val="en-DE"/>
        </w:rPr>
        <w:t>Goal</w:t>
      </w:r>
    </w:p>
    <w:p w14:paraId="56A66ED9" w14:textId="77777777" w:rsidR="00372DCE" w:rsidRPr="00372DCE" w:rsidRDefault="00372DCE" w:rsidP="00372DCE">
      <w:pPr>
        <w:rPr>
          <w:b/>
          <w:bCs/>
          <w:sz w:val="48"/>
          <w:szCs w:val="48"/>
          <w:lang w:val="en-DE"/>
        </w:rPr>
      </w:pPr>
      <w:r w:rsidRPr="00372DCE">
        <w:rPr>
          <w:b/>
          <w:bCs/>
          <w:sz w:val="48"/>
          <w:szCs w:val="48"/>
          <w:lang w:val="en-DE"/>
        </w:rPr>
        <w:t>Add styles to your landing page!</w:t>
      </w:r>
    </w:p>
    <w:p w14:paraId="49F754BF" w14:textId="77777777" w:rsidR="00372DCE" w:rsidRPr="00372DCE" w:rsidRDefault="00372DCE" w:rsidP="00372DCE">
      <w:pPr>
        <w:rPr>
          <w:b/>
          <w:bCs/>
          <w:sz w:val="48"/>
          <w:szCs w:val="48"/>
          <w:lang w:val="en-DE"/>
        </w:rPr>
      </w:pPr>
      <w:r w:rsidRPr="00372DCE">
        <w:rPr>
          <w:b/>
          <w:bCs/>
          <w:sz w:val="48"/>
          <w:szCs w:val="48"/>
          <w:lang w:val="en-DE"/>
        </w:rPr>
        <w:t>Steps</w:t>
      </w:r>
    </w:p>
    <w:p w14:paraId="307AFC07" w14:textId="77777777" w:rsidR="00372DCE" w:rsidRPr="00372DCE" w:rsidRDefault="00372DCE" w:rsidP="00372DCE">
      <w:pPr>
        <w:rPr>
          <w:b/>
          <w:bCs/>
          <w:sz w:val="48"/>
          <w:szCs w:val="48"/>
          <w:lang w:val="en-DE"/>
        </w:rPr>
      </w:pPr>
      <w:r w:rsidRPr="00372DCE">
        <w:rPr>
          <w:b/>
          <w:bCs/>
          <w:sz w:val="48"/>
          <w:szCs w:val="48"/>
          <w:lang w:val="en-DE"/>
        </w:rPr>
        <w:t>This one is easy</w:t>
      </w:r>
    </w:p>
    <w:p w14:paraId="79236DCF" w14:textId="77777777" w:rsidR="00372DCE" w:rsidRPr="00372DCE" w:rsidRDefault="00372DCE" w:rsidP="00372DCE">
      <w:pPr>
        <w:numPr>
          <w:ilvl w:val="0"/>
          <w:numId w:val="28"/>
        </w:numPr>
        <w:rPr>
          <w:b/>
          <w:bCs/>
          <w:sz w:val="48"/>
          <w:szCs w:val="48"/>
          <w:lang w:val="en-DE"/>
        </w:rPr>
      </w:pPr>
      <w:r w:rsidRPr="00372DCE">
        <w:rPr>
          <w:b/>
          <w:bCs/>
          <w:sz w:val="48"/>
          <w:szCs w:val="48"/>
          <w:lang w:val="en-DE"/>
        </w:rPr>
        <w:t>Make a copy of your Multi-page website project and rename it appending -css to the directory</w:t>
      </w:r>
    </w:p>
    <w:p w14:paraId="5F389329" w14:textId="77777777" w:rsidR="00372DCE" w:rsidRPr="00372DCE" w:rsidRDefault="00372DCE" w:rsidP="00372DCE">
      <w:pPr>
        <w:numPr>
          <w:ilvl w:val="0"/>
          <w:numId w:val="28"/>
        </w:numPr>
        <w:rPr>
          <w:b/>
          <w:bCs/>
          <w:sz w:val="48"/>
          <w:szCs w:val="48"/>
          <w:lang w:val="en-DE"/>
        </w:rPr>
      </w:pPr>
      <w:r w:rsidRPr="00372DCE">
        <w:rPr>
          <w:b/>
          <w:bCs/>
          <w:sz w:val="48"/>
          <w:szCs w:val="48"/>
          <w:lang w:val="en-DE"/>
        </w:rPr>
        <w:t>Open your project in Visual Studio code</w:t>
      </w:r>
    </w:p>
    <w:p w14:paraId="18727A91" w14:textId="77777777" w:rsidR="00372DCE" w:rsidRPr="00372DCE" w:rsidRDefault="00372DCE" w:rsidP="00372DCE">
      <w:pPr>
        <w:numPr>
          <w:ilvl w:val="0"/>
          <w:numId w:val="28"/>
        </w:numPr>
        <w:rPr>
          <w:b/>
          <w:bCs/>
          <w:sz w:val="48"/>
          <w:szCs w:val="48"/>
          <w:lang w:val="en-DE"/>
        </w:rPr>
      </w:pPr>
      <w:r w:rsidRPr="00372DCE">
        <w:rPr>
          <w:b/>
          <w:bCs/>
          <w:sz w:val="48"/>
          <w:szCs w:val="48"/>
          <w:lang w:val="en-DE"/>
        </w:rPr>
        <w:t>Create a style.css file</w:t>
      </w:r>
    </w:p>
    <w:p w14:paraId="7AD4CB03" w14:textId="77777777" w:rsidR="00372DCE" w:rsidRPr="00372DCE" w:rsidRDefault="00372DCE" w:rsidP="00372DCE">
      <w:pPr>
        <w:numPr>
          <w:ilvl w:val="0"/>
          <w:numId w:val="28"/>
        </w:numPr>
        <w:rPr>
          <w:b/>
          <w:bCs/>
          <w:sz w:val="48"/>
          <w:szCs w:val="48"/>
          <w:lang w:val="en-DE"/>
        </w:rPr>
      </w:pPr>
      <w:r w:rsidRPr="00372DCE">
        <w:rPr>
          <w:b/>
          <w:bCs/>
          <w:sz w:val="48"/>
          <w:szCs w:val="48"/>
          <w:lang w:val="en-DE"/>
        </w:rPr>
        <w:t>Link the file in the head of every single HTML doc. The stylesheet will apply to all of them!</w:t>
      </w:r>
    </w:p>
    <w:p w14:paraId="507D3716" w14:textId="77777777" w:rsidR="00372DCE" w:rsidRPr="00372DCE" w:rsidRDefault="00372DCE" w:rsidP="00372DCE">
      <w:pPr>
        <w:rPr>
          <w:b/>
          <w:bCs/>
          <w:sz w:val="48"/>
          <w:szCs w:val="48"/>
          <w:lang w:val="en-DE"/>
        </w:rPr>
      </w:pPr>
      <w:r w:rsidRPr="00372DCE">
        <w:rPr>
          <w:b/>
          <w:bCs/>
          <w:sz w:val="48"/>
          <w:szCs w:val="48"/>
          <w:lang w:val="en-DE"/>
        </w:rPr>
        <w:lastRenderedPageBreak/>
        <w:t>&lt;link rel="stylesheet" href="style.css" /&gt;</w:t>
      </w:r>
    </w:p>
    <w:p w14:paraId="6EB730B7" w14:textId="77777777" w:rsidR="00372DCE" w:rsidRPr="00372DCE" w:rsidRDefault="00372DCE" w:rsidP="00372DCE">
      <w:pPr>
        <w:rPr>
          <w:b/>
          <w:bCs/>
          <w:sz w:val="48"/>
          <w:szCs w:val="48"/>
          <w:lang w:val="en-DE"/>
        </w:rPr>
      </w:pPr>
      <w:r w:rsidRPr="00372DCE">
        <w:rPr>
          <w:b/>
          <w:bCs/>
          <w:sz w:val="48"/>
          <w:szCs w:val="48"/>
          <w:lang w:val="en-DE"/>
        </w:rPr>
        <w:t>Conclusion</w:t>
      </w:r>
    </w:p>
    <w:p w14:paraId="04D4C1A3" w14:textId="77777777" w:rsidR="00372DCE" w:rsidRPr="00372DCE" w:rsidRDefault="00372DCE" w:rsidP="00372DCE">
      <w:pPr>
        <w:rPr>
          <w:b/>
          <w:bCs/>
          <w:sz w:val="48"/>
          <w:szCs w:val="48"/>
          <w:lang w:val="en-DE"/>
        </w:rPr>
      </w:pPr>
      <w:r w:rsidRPr="00372DCE">
        <w:rPr>
          <w:b/>
          <w:bCs/>
          <w:sz w:val="48"/>
          <w:szCs w:val="48"/>
          <w:lang w:val="en-DE"/>
        </w:rPr>
        <w:t xml:space="preserve">There’s no only one way! Share your results in class with your instructor and classmates and discuss your approach and reasoning </w:t>
      </w:r>
      <w:r w:rsidRPr="00372DCE">
        <w:rPr>
          <w:rFonts w:ascii="Segoe UI Emoji" w:hAnsi="Segoe UI Emoji" w:cs="Segoe UI Emoji"/>
          <w:b/>
          <w:bCs/>
          <w:sz w:val="48"/>
          <w:szCs w:val="48"/>
          <w:lang w:val="en-DE"/>
        </w:rPr>
        <w:t>🚀</w:t>
      </w:r>
    </w:p>
    <w:p w14:paraId="71154614" w14:textId="77777777" w:rsidR="00372DCE" w:rsidRPr="00372DCE" w:rsidRDefault="00372DCE" w:rsidP="00372DCE">
      <w:pPr>
        <w:rPr>
          <w:b/>
          <w:bCs/>
          <w:vanish/>
          <w:sz w:val="48"/>
          <w:szCs w:val="48"/>
          <w:lang w:val="en-DE"/>
        </w:rPr>
      </w:pPr>
      <w:r w:rsidRPr="00372DCE">
        <w:rPr>
          <w:b/>
          <w:bCs/>
          <w:vanish/>
          <w:sz w:val="48"/>
          <w:szCs w:val="48"/>
          <w:lang w:val="en-DE"/>
        </w:rPr>
        <w:t>Top of Form</w:t>
      </w:r>
    </w:p>
    <w:p w14:paraId="582E727D" w14:textId="77777777" w:rsidR="00372DCE" w:rsidRPr="00372DCE" w:rsidRDefault="00372DCE" w:rsidP="00372DCE">
      <w:pPr>
        <w:rPr>
          <w:b/>
          <w:bCs/>
          <w:vanish/>
          <w:sz w:val="48"/>
          <w:szCs w:val="48"/>
          <w:lang w:val="en-DE"/>
        </w:rPr>
      </w:pPr>
      <w:r w:rsidRPr="00372DCE">
        <w:rPr>
          <w:b/>
          <w:bCs/>
          <w:vanish/>
          <w:sz w:val="48"/>
          <w:szCs w:val="48"/>
          <w:lang w:val="en-DE"/>
        </w:rPr>
        <w:t>Bottom of Form</w:t>
      </w:r>
    </w:p>
    <w:p w14:paraId="0D763C79" w14:textId="77777777" w:rsidR="00372DCE" w:rsidRDefault="00372DCE" w:rsidP="00372DCE">
      <w:pPr>
        <w:rPr>
          <w:b/>
          <w:bCs/>
          <w:sz w:val="48"/>
          <w:szCs w:val="48"/>
          <w:lang w:val="en-DE"/>
        </w:rPr>
      </w:pPr>
    </w:p>
    <w:p w14:paraId="47E68685" w14:textId="77777777" w:rsidR="00372DCE" w:rsidRDefault="00372DCE" w:rsidP="00372DCE">
      <w:pPr>
        <w:rPr>
          <w:b/>
          <w:bCs/>
          <w:sz w:val="48"/>
          <w:szCs w:val="48"/>
          <w:lang w:val="en-DE"/>
        </w:rPr>
      </w:pPr>
    </w:p>
    <w:p w14:paraId="74C934FB" w14:textId="77777777" w:rsidR="00372DCE" w:rsidRDefault="00372DCE" w:rsidP="00372DCE">
      <w:pPr>
        <w:rPr>
          <w:b/>
          <w:bCs/>
          <w:sz w:val="48"/>
          <w:szCs w:val="48"/>
          <w:lang w:val="en-DE"/>
        </w:rPr>
      </w:pPr>
    </w:p>
    <w:p w14:paraId="0969C1DF" w14:textId="77777777" w:rsidR="00372DCE" w:rsidRDefault="00372DCE" w:rsidP="00372DCE">
      <w:pPr>
        <w:rPr>
          <w:b/>
          <w:bCs/>
          <w:sz w:val="48"/>
          <w:szCs w:val="48"/>
          <w:lang w:val="en-DE"/>
        </w:rPr>
      </w:pPr>
    </w:p>
    <w:p w14:paraId="48BD68E3" w14:textId="77777777" w:rsidR="00372DCE" w:rsidRDefault="00372DCE" w:rsidP="00372DCE">
      <w:pPr>
        <w:rPr>
          <w:b/>
          <w:bCs/>
          <w:sz w:val="48"/>
          <w:szCs w:val="48"/>
          <w:lang w:val="en-DE"/>
        </w:rPr>
      </w:pPr>
    </w:p>
    <w:p w14:paraId="786708F7" w14:textId="77777777" w:rsidR="00372DCE" w:rsidRDefault="00372DCE" w:rsidP="00372DCE">
      <w:pPr>
        <w:rPr>
          <w:b/>
          <w:bCs/>
          <w:sz w:val="48"/>
          <w:szCs w:val="48"/>
          <w:lang w:val="en-DE"/>
        </w:rPr>
      </w:pPr>
    </w:p>
    <w:p w14:paraId="78FFF3FD" w14:textId="77777777" w:rsidR="00372DCE" w:rsidRDefault="00372DCE" w:rsidP="00372DCE">
      <w:pPr>
        <w:rPr>
          <w:b/>
          <w:bCs/>
          <w:sz w:val="48"/>
          <w:szCs w:val="48"/>
          <w:lang w:val="en-DE"/>
        </w:rPr>
      </w:pPr>
    </w:p>
    <w:p w14:paraId="4BEBC26C" w14:textId="77777777" w:rsidR="00372DCE" w:rsidRDefault="00372DCE" w:rsidP="00372DCE">
      <w:pPr>
        <w:rPr>
          <w:b/>
          <w:bCs/>
          <w:sz w:val="48"/>
          <w:szCs w:val="48"/>
          <w:lang w:val="en-DE"/>
        </w:rPr>
      </w:pPr>
    </w:p>
    <w:p w14:paraId="2CFC596E" w14:textId="77777777" w:rsidR="00372DCE" w:rsidRDefault="00372DCE" w:rsidP="00372DCE">
      <w:pPr>
        <w:rPr>
          <w:b/>
          <w:bCs/>
          <w:sz w:val="48"/>
          <w:szCs w:val="48"/>
          <w:lang w:val="en-DE"/>
        </w:rPr>
      </w:pPr>
    </w:p>
    <w:p w14:paraId="51CD5FBF" w14:textId="77777777" w:rsidR="00372DCE" w:rsidRDefault="00372DCE" w:rsidP="00372DCE">
      <w:pPr>
        <w:rPr>
          <w:b/>
          <w:bCs/>
          <w:sz w:val="48"/>
          <w:szCs w:val="48"/>
          <w:lang w:val="en-DE"/>
        </w:rPr>
      </w:pPr>
    </w:p>
    <w:p w14:paraId="5AA1B8B3" w14:textId="77777777" w:rsidR="00372DCE" w:rsidRDefault="00372DCE" w:rsidP="00372DCE">
      <w:pPr>
        <w:rPr>
          <w:b/>
          <w:bCs/>
          <w:sz w:val="48"/>
          <w:szCs w:val="48"/>
          <w:lang w:val="en-DE"/>
        </w:rPr>
      </w:pPr>
    </w:p>
    <w:p w14:paraId="39A36C8A" w14:textId="77777777" w:rsidR="00372DCE" w:rsidRDefault="00372DCE" w:rsidP="00372DCE">
      <w:pPr>
        <w:rPr>
          <w:b/>
          <w:bCs/>
          <w:sz w:val="48"/>
          <w:szCs w:val="48"/>
          <w:lang w:val="en-DE"/>
        </w:rPr>
      </w:pPr>
    </w:p>
    <w:p w14:paraId="4D638BBB" w14:textId="3839D7B8" w:rsidR="00372DCE" w:rsidRDefault="00372DCE" w:rsidP="00372DCE">
      <w:pPr>
        <w:rPr>
          <w:b/>
          <w:bCs/>
          <w:sz w:val="48"/>
          <w:szCs w:val="48"/>
          <w:lang w:val="en-DE"/>
        </w:rPr>
      </w:pPr>
      <w:r w:rsidRPr="00372DCE">
        <w:rPr>
          <w:b/>
          <w:bCs/>
          <w:sz w:val="48"/>
          <w:szCs w:val="48"/>
          <w:lang w:val="en-DE"/>
        </w:rPr>
        <w:lastRenderedPageBreak/>
        <w:t xml:space="preserve">Excersice </w:t>
      </w:r>
      <w:r>
        <w:rPr>
          <w:b/>
          <w:bCs/>
          <w:sz w:val="48"/>
          <w:szCs w:val="48"/>
          <w:lang w:val="en-DE"/>
        </w:rPr>
        <w:t>4</w:t>
      </w:r>
    </w:p>
    <w:p w14:paraId="0F7506E3" w14:textId="77777777" w:rsidR="00372DCE" w:rsidRPr="00372DCE" w:rsidRDefault="00372DCE" w:rsidP="00372DCE">
      <w:pPr>
        <w:rPr>
          <w:b/>
          <w:bCs/>
          <w:sz w:val="48"/>
          <w:szCs w:val="48"/>
          <w:lang w:val="en-DE"/>
        </w:rPr>
      </w:pPr>
      <w:r w:rsidRPr="00372DCE">
        <w:rPr>
          <w:rFonts w:ascii="Segoe UI Emoji" w:hAnsi="Segoe UI Emoji" w:cs="Segoe UI Emoji"/>
          <w:b/>
          <w:bCs/>
          <w:sz w:val="48"/>
          <w:szCs w:val="48"/>
          <w:lang w:val="en-DE"/>
        </w:rPr>
        <w:t>🧩</w:t>
      </w:r>
      <w:r w:rsidRPr="00372DCE">
        <w:rPr>
          <w:b/>
          <w:bCs/>
          <w:sz w:val="48"/>
          <w:szCs w:val="48"/>
          <w:lang w:val="en-DE"/>
        </w:rPr>
        <w:t xml:space="preserve"> CSS Diner</w:t>
      </w:r>
    </w:p>
    <w:p w14:paraId="1795ED23" w14:textId="77777777" w:rsidR="00372DCE" w:rsidRPr="00372DCE" w:rsidRDefault="00372DCE" w:rsidP="00372DCE">
      <w:pPr>
        <w:rPr>
          <w:b/>
          <w:bCs/>
          <w:sz w:val="48"/>
          <w:szCs w:val="48"/>
          <w:lang w:val="en-DE"/>
        </w:rPr>
      </w:pPr>
      <w:r w:rsidRPr="00372DCE">
        <w:rPr>
          <w:b/>
          <w:bCs/>
          <w:sz w:val="48"/>
          <w:szCs w:val="48"/>
          <w:lang w:val="en-DE"/>
        </w:rPr>
        <w:t xml:space="preserve">Lesson Progress </w:t>
      </w:r>
    </w:p>
    <w:p w14:paraId="6DB713CE" w14:textId="77777777" w:rsidR="00372DCE" w:rsidRPr="00372DCE" w:rsidRDefault="00372DCE" w:rsidP="00372DCE">
      <w:pPr>
        <w:rPr>
          <w:b/>
          <w:bCs/>
          <w:sz w:val="48"/>
          <w:szCs w:val="48"/>
          <w:lang w:val="en-DE"/>
        </w:rPr>
      </w:pPr>
      <w:r w:rsidRPr="00372DCE">
        <w:rPr>
          <w:b/>
          <w:bCs/>
          <w:sz w:val="48"/>
          <w:szCs w:val="48"/>
          <w:lang w:val="en-DE"/>
        </w:rPr>
        <w:t xml:space="preserve">0% Complete </w:t>
      </w:r>
    </w:p>
    <w:p w14:paraId="237FB99A" w14:textId="77777777" w:rsidR="00372DCE" w:rsidRPr="00372DCE" w:rsidRDefault="00372DCE" w:rsidP="00372DCE">
      <w:pPr>
        <w:rPr>
          <w:b/>
          <w:bCs/>
          <w:sz w:val="48"/>
          <w:szCs w:val="48"/>
          <w:lang w:val="en-DE"/>
        </w:rPr>
      </w:pPr>
      <w:r w:rsidRPr="00372DCE">
        <w:rPr>
          <w:b/>
          <w:bCs/>
          <w:sz w:val="48"/>
          <w:szCs w:val="48"/>
          <w:lang w:val="en-DE"/>
        </w:rPr>
        <w:t>Learning can be fun but also tedious! Making something serious a game is always interesting!</w:t>
      </w:r>
    </w:p>
    <w:p w14:paraId="760014D8" w14:textId="77777777" w:rsidR="00372DCE" w:rsidRPr="00372DCE" w:rsidRDefault="00372DCE" w:rsidP="00372DCE">
      <w:pPr>
        <w:rPr>
          <w:b/>
          <w:bCs/>
          <w:sz w:val="48"/>
          <w:szCs w:val="48"/>
          <w:lang w:val="en-DE"/>
        </w:rPr>
      </w:pPr>
      <w:r w:rsidRPr="00372DCE">
        <w:rPr>
          <w:b/>
          <w:bCs/>
          <w:sz w:val="48"/>
          <w:szCs w:val="48"/>
          <w:lang w:val="en-DE"/>
        </w:rPr>
        <w:t>Check out CSS Diner where you’ll polish your CSS selectors skills!</w:t>
      </w:r>
    </w:p>
    <w:p w14:paraId="7C2CA2BE" w14:textId="77777777" w:rsidR="00372DCE" w:rsidRPr="00372DCE" w:rsidRDefault="00372DCE" w:rsidP="00372DCE">
      <w:pPr>
        <w:rPr>
          <w:b/>
          <w:bCs/>
          <w:sz w:val="48"/>
          <w:szCs w:val="48"/>
          <w:lang w:val="en-DE"/>
        </w:rPr>
      </w:pPr>
      <w:hyperlink r:id="rId9" w:tgtFrame="_blank" w:history="1">
        <w:r w:rsidRPr="00372DCE">
          <w:rPr>
            <w:rStyle w:val="Hyperlink"/>
            <w:b/>
            <w:bCs/>
            <w:sz w:val="48"/>
            <w:szCs w:val="48"/>
            <w:lang w:val="en-DE"/>
          </w:rPr>
          <w:t>CSS Diner</w:t>
        </w:r>
      </w:hyperlink>
    </w:p>
    <w:p w14:paraId="38E3CEB0" w14:textId="2F2E946F" w:rsidR="00372DCE" w:rsidRDefault="00372DCE" w:rsidP="00372DCE">
      <w:pPr>
        <w:rPr>
          <w:b/>
          <w:bCs/>
          <w:sz w:val="48"/>
          <w:szCs w:val="48"/>
          <w:lang w:val="en-DE"/>
        </w:rPr>
      </w:pPr>
      <w:hyperlink r:id="rId10" w:history="1">
        <w:r w:rsidRPr="00350F5F">
          <w:rPr>
            <w:rStyle w:val="Hyperlink"/>
            <w:b/>
            <w:bCs/>
            <w:sz w:val="48"/>
            <w:szCs w:val="48"/>
            <w:lang w:val="en-DE"/>
          </w:rPr>
          <w:t>https://flukeout.github.io/</w:t>
        </w:r>
      </w:hyperlink>
    </w:p>
    <w:p w14:paraId="4F077F90" w14:textId="77777777" w:rsidR="00372DCE" w:rsidRDefault="00372DCE" w:rsidP="00372DCE">
      <w:pPr>
        <w:rPr>
          <w:b/>
          <w:bCs/>
          <w:sz w:val="48"/>
          <w:szCs w:val="48"/>
          <w:lang w:val="en-DE"/>
        </w:rPr>
      </w:pPr>
    </w:p>
    <w:p w14:paraId="205E6458" w14:textId="77777777" w:rsidR="00372DCE" w:rsidRDefault="00372DCE" w:rsidP="00372DCE">
      <w:pPr>
        <w:rPr>
          <w:b/>
          <w:bCs/>
          <w:sz w:val="48"/>
          <w:szCs w:val="48"/>
          <w:lang w:val="en-DE"/>
        </w:rPr>
      </w:pPr>
    </w:p>
    <w:p w14:paraId="00FFA3E7" w14:textId="77777777" w:rsidR="00372DCE" w:rsidRDefault="00372DCE" w:rsidP="00372DCE">
      <w:pPr>
        <w:rPr>
          <w:b/>
          <w:bCs/>
          <w:sz w:val="48"/>
          <w:szCs w:val="48"/>
          <w:lang w:val="en-DE"/>
        </w:rPr>
      </w:pPr>
    </w:p>
    <w:p w14:paraId="1F74FDFE" w14:textId="77777777" w:rsidR="00372DCE" w:rsidRDefault="00372DCE" w:rsidP="00372DCE">
      <w:pPr>
        <w:rPr>
          <w:b/>
          <w:bCs/>
          <w:sz w:val="48"/>
          <w:szCs w:val="48"/>
          <w:lang w:val="en-DE"/>
        </w:rPr>
      </w:pPr>
    </w:p>
    <w:p w14:paraId="5B6F2511" w14:textId="77777777" w:rsidR="00372DCE" w:rsidRDefault="00372DCE" w:rsidP="00372DCE">
      <w:pPr>
        <w:rPr>
          <w:b/>
          <w:bCs/>
          <w:sz w:val="48"/>
          <w:szCs w:val="48"/>
          <w:lang w:val="en-DE"/>
        </w:rPr>
      </w:pPr>
    </w:p>
    <w:p w14:paraId="2CBD61DC" w14:textId="77777777" w:rsidR="00372DCE" w:rsidRDefault="00372DCE" w:rsidP="00372DCE">
      <w:pPr>
        <w:rPr>
          <w:b/>
          <w:bCs/>
          <w:sz w:val="48"/>
          <w:szCs w:val="48"/>
          <w:lang w:val="en-DE"/>
        </w:rPr>
      </w:pPr>
    </w:p>
    <w:p w14:paraId="65DA30CD" w14:textId="77777777" w:rsidR="00372DCE" w:rsidRDefault="00372DCE" w:rsidP="00372DCE">
      <w:pPr>
        <w:rPr>
          <w:b/>
          <w:bCs/>
          <w:sz w:val="48"/>
          <w:szCs w:val="48"/>
          <w:lang w:val="en-DE"/>
        </w:rPr>
      </w:pPr>
    </w:p>
    <w:p w14:paraId="491A1614" w14:textId="77777777" w:rsidR="00372DCE" w:rsidRPr="00372DCE" w:rsidRDefault="00372DCE" w:rsidP="00372DCE">
      <w:pPr>
        <w:rPr>
          <w:b/>
          <w:bCs/>
          <w:sz w:val="48"/>
          <w:szCs w:val="48"/>
          <w:lang w:val="en-DE"/>
        </w:rPr>
      </w:pPr>
      <w:r w:rsidRPr="00372DCE">
        <w:rPr>
          <w:rFonts w:ascii="Segoe UI Emoji" w:hAnsi="Segoe UI Emoji" w:cs="Segoe UI Emoji"/>
          <w:b/>
          <w:bCs/>
          <w:sz w:val="48"/>
          <w:szCs w:val="48"/>
          <w:lang w:val="en-DE"/>
        </w:rPr>
        <w:lastRenderedPageBreak/>
        <w:t>📚</w:t>
      </w:r>
      <w:r w:rsidRPr="00372DCE">
        <w:rPr>
          <w:b/>
          <w:bCs/>
          <w:sz w:val="48"/>
          <w:szCs w:val="48"/>
          <w:lang w:val="en-DE"/>
        </w:rPr>
        <w:t xml:space="preserve"> CSS: Responsiveness</w:t>
      </w:r>
    </w:p>
    <w:p w14:paraId="08CDE62B" w14:textId="77777777" w:rsidR="00372DCE" w:rsidRPr="00372DCE" w:rsidRDefault="00372DCE" w:rsidP="00372DCE">
      <w:pPr>
        <w:rPr>
          <w:b/>
          <w:bCs/>
          <w:sz w:val="48"/>
          <w:szCs w:val="48"/>
          <w:lang w:val="en-DE"/>
        </w:rPr>
      </w:pPr>
      <w:r w:rsidRPr="00372DCE">
        <w:rPr>
          <w:b/>
          <w:bCs/>
          <w:sz w:val="48"/>
          <w:szCs w:val="48"/>
          <w:lang w:val="en-DE"/>
        </w:rPr>
        <w:t xml:space="preserve">Lesson Progress </w:t>
      </w:r>
    </w:p>
    <w:p w14:paraId="5E03BE7C" w14:textId="77777777" w:rsidR="00372DCE" w:rsidRPr="00372DCE" w:rsidRDefault="00372DCE" w:rsidP="00372DCE">
      <w:pPr>
        <w:rPr>
          <w:b/>
          <w:bCs/>
          <w:sz w:val="48"/>
          <w:szCs w:val="48"/>
          <w:lang w:val="en-DE"/>
        </w:rPr>
      </w:pPr>
      <w:r w:rsidRPr="00372DCE">
        <w:rPr>
          <w:b/>
          <w:bCs/>
          <w:sz w:val="48"/>
          <w:szCs w:val="48"/>
          <w:lang w:val="en-DE"/>
        </w:rPr>
        <w:t xml:space="preserve">0% Complete </w:t>
      </w:r>
    </w:p>
    <w:p w14:paraId="50AF8418" w14:textId="77777777" w:rsidR="00372DCE" w:rsidRPr="00372DCE" w:rsidRDefault="00372DCE" w:rsidP="00372DCE">
      <w:pPr>
        <w:rPr>
          <w:b/>
          <w:bCs/>
          <w:sz w:val="48"/>
          <w:szCs w:val="48"/>
          <w:lang w:val="en-DE"/>
        </w:rPr>
      </w:pPr>
      <w:r w:rsidRPr="00372DCE">
        <w:rPr>
          <w:b/>
          <w:bCs/>
          <w:sz w:val="48"/>
          <w:szCs w:val="48"/>
          <w:lang w:val="en-DE"/>
        </w:rPr>
        <w:t>At the heart of a CSS layout is the box model. This concept is crucial because every element on a web page is considered as a box. Here’s how it works:</w:t>
      </w:r>
    </w:p>
    <w:p w14:paraId="786B7FE1" w14:textId="77777777" w:rsidR="00372DCE" w:rsidRPr="00372DCE" w:rsidRDefault="00372DCE" w:rsidP="00372DCE">
      <w:pPr>
        <w:numPr>
          <w:ilvl w:val="0"/>
          <w:numId w:val="29"/>
        </w:numPr>
        <w:rPr>
          <w:b/>
          <w:bCs/>
          <w:sz w:val="48"/>
          <w:szCs w:val="48"/>
          <w:lang w:val="en-DE"/>
        </w:rPr>
      </w:pPr>
      <w:r w:rsidRPr="00372DCE">
        <w:rPr>
          <w:b/>
          <w:bCs/>
          <w:sz w:val="48"/>
          <w:szCs w:val="48"/>
          <w:lang w:val="en-DE"/>
        </w:rPr>
        <w:t>Content: This is the actual content of the box, where text and images live.</w:t>
      </w:r>
    </w:p>
    <w:p w14:paraId="4F15E1E9" w14:textId="77777777" w:rsidR="00372DCE" w:rsidRPr="00372DCE" w:rsidRDefault="00372DCE" w:rsidP="00372DCE">
      <w:pPr>
        <w:numPr>
          <w:ilvl w:val="0"/>
          <w:numId w:val="29"/>
        </w:numPr>
        <w:rPr>
          <w:b/>
          <w:bCs/>
          <w:sz w:val="48"/>
          <w:szCs w:val="48"/>
          <w:lang w:val="en-DE"/>
        </w:rPr>
      </w:pPr>
      <w:r w:rsidRPr="00372DCE">
        <w:rPr>
          <w:b/>
          <w:bCs/>
          <w:sz w:val="48"/>
          <w:szCs w:val="48"/>
          <w:lang w:val="en-DE"/>
        </w:rPr>
        <w:t>Padding: Surrounding the content, padding is the space between the content and the border. It’s like the cushioning around your content.</w:t>
      </w:r>
    </w:p>
    <w:p w14:paraId="15887533" w14:textId="77777777" w:rsidR="00372DCE" w:rsidRPr="00372DCE" w:rsidRDefault="00372DCE" w:rsidP="00372DCE">
      <w:pPr>
        <w:numPr>
          <w:ilvl w:val="0"/>
          <w:numId w:val="29"/>
        </w:numPr>
        <w:rPr>
          <w:b/>
          <w:bCs/>
          <w:sz w:val="48"/>
          <w:szCs w:val="48"/>
          <w:lang w:val="en-DE"/>
        </w:rPr>
      </w:pPr>
      <w:r w:rsidRPr="00372DCE">
        <w:rPr>
          <w:b/>
          <w:bCs/>
          <w:sz w:val="48"/>
          <w:szCs w:val="48"/>
          <w:lang w:val="en-DE"/>
        </w:rPr>
        <w:t>Border: Encapsulating the padding and content, the border is exactly what it sounds like—a border around the content and padding.</w:t>
      </w:r>
    </w:p>
    <w:p w14:paraId="2F04D8EE" w14:textId="77777777" w:rsidR="00372DCE" w:rsidRPr="00372DCE" w:rsidRDefault="00372DCE" w:rsidP="00372DCE">
      <w:pPr>
        <w:numPr>
          <w:ilvl w:val="0"/>
          <w:numId w:val="29"/>
        </w:numPr>
        <w:rPr>
          <w:b/>
          <w:bCs/>
          <w:sz w:val="48"/>
          <w:szCs w:val="48"/>
          <w:lang w:val="en-DE"/>
        </w:rPr>
      </w:pPr>
      <w:r w:rsidRPr="00372DCE">
        <w:rPr>
          <w:b/>
          <w:bCs/>
          <w:sz w:val="48"/>
          <w:szCs w:val="48"/>
          <w:lang w:val="en-DE"/>
        </w:rPr>
        <w:t>Margin: The margin is the outermost layer, representing the space between the box and neighbouring elements.</w:t>
      </w:r>
    </w:p>
    <w:p w14:paraId="6802ED2A" w14:textId="4611CE4B" w:rsidR="00372DCE" w:rsidRPr="00372DCE" w:rsidRDefault="00372DCE" w:rsidP="00372DCE">
      <w:pPr>
        <w:rPr>
          <w:b/>
          <w:bCs/>
          <w:sz w:val="48"/>
          <w:szCs w:val="48"/>
          <w:lang w:val="en-DE"/>
        </w:rPr>
      </w:pPr>
      <w:r w:rsidRPr="00372DCE">
        <w:rPr>
          <w:b/>
          <w:bCs/>
          <w:sz w:val="48"/>
          <w:szCs w:val="48"/>
          <w:lang w:val="en-DE"/>
        </w:rPr>
        <w:lastRenderedPageBreak/>
        <w:drawing>
          <wp:inline distT="0" distB="0" distL="0" distR="0" wp14:anchorId="4D1210C4" wp14:editId="175F822E">
            <wp:extent cx="5731510" cy="3066415"/>
            <wp:effectExtent l="0" t="0" r="2540" b="635"/>
            <wp:docPr id="829888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66415"/>
                    </a:xfrm>
                    <a:prstGeom prst="rect">
                      <a:avLst/>
                    </a:prstGeom>
                    <a:noFill/>
                    <a:ln>
                      <a:noFill/>
                    </a:ln>
                  </pic:spPr>
                </pic:pic>
              </a:graphicData>
            </a:graphic>
          </wp:inline>
        </w:drawing>
      </w:r>
    </w:p>
    <w:p w14:paraId="535141C4" w14:textId="77777777" w:rsidR="00372DCE" w:rsidRPr="00372DCE" w:rsidRDefault="00372DCE" w:rsidP="00372DCE">
      <w:pPr>
        <w:rPr>
          <w:b/>
          <w:bCs/>
          <w:sz w:val="48"/>
          <w:szCs w:val="48"/>
          <w:lang w:val="en-DE"/>
        </w:rPr>
      </w:pPr>
      <w:r w:rsidRPr="00372DCE">
        <w:rPr>
          <w:b/>
          <w:bCs/>
          <w:sz w:val="48"/>
          <w:szCs w:val="48"/>
          <w:lang w:val="en-DE"/>
        </w:rPr>
        <w:t>Understanding the box model is essential because it affects how elements stack up together and occupy space on a page. You can control this behaviour with the box-sizing CSS property:</w:t>
      </w:r>
    </w:p>
    <w:p w14:paraId="6F54F06A" w14:textId="77777777" w:rsidR="00372DCE" w:rsidRPr="00372DCE" w:rsidRDefault="00372DCE" w:rsidP="00372DCE">
      <w:pPr>
        <w:rPr>
          <w:b/>
          <w:bCs/>
          <w:sz w:val="48"/>
          <w:szCs w:val="48"/>
          <w:lang w:val="en-DE"/>
        </w:rPr>
      </w:pPr>
      <w:r w:rsidRPr="00372DCE">
        <w:rPr>
          <w:b/>
          <w:bCs/>
          <w:sz w:val="48"/>
          <w:szCs w:val="48"/>
          <w:lang w:val="en-DE"/>
        </w:rPr>
        <w:t>* {</w:t>
      </w:r>
    </w:p>
    <w:p w14:paraId="28980826" w14:textId="77777777" w:rsidR="00372DCE" w:rsidRPr="00372DCE" w:rsidRDefault="00372DCE" w:rsidP="00372DCE">
      <w:pPr>
        <w:rPr>
          <w:b/>
          <w:bCs/>
          <w:sz w:val="48"/>
          <w:szCs w:val="48"/>
          <w:lang w:val="en-DE"/>
        </w:rPr>
      </w:pPr>
      <w:r w:rsidRPr="00372DCE">
        <w:rPr>
          <w:b/>
          <w:bCs/>
          <w:sz w:val="48"/>
          <w:szCs w:val="48"/>
          <w:lang w:val="en-DE"/>
        </w:rPr>
        <w:t xml:space="preserve">    box-sizing: content-box; </w:t>
      </w:r>
    </w:p>
    <w:p w14:paraId="6B7D542C" w14:textId="77777777" w:rsidR="00372DCE" w:rsidRPr="00372DCE" w:rsidRDefault="00372DCE" w:rsidP="00372DCE">
      <w:pPr>
        <w:rPr>
          <w:b/>
          <w:bCs/>
          <w:sz w:val="48"/>
          <w:szCs w:val="48"/>
          <w:lang w:val="en-DE"/>
        </w:rPr>
      </w:pPr>
      <w:r w:rsidRPr="00372DCE">
        <w:rPr>
          <w:b/>
          <w:bCs/>
          <w:sz w:val="48"/>
          <w:szCs w:val="48"/>
          <w:lang w:val="en-DE"/>
        </w:rPr>
        <w:t xml:space="preserve">    /* </w:t>
      </w:r>
    </w:p>
    <w:p w14:paraId="421308EE" w14:textId="77777777" w:rsidR="00372DCE" w:rsidRPr="00372DCE" w:rsidRDefault="00372DCE" w:rsidP="00372DCE">
      <w:pPr>
        <w:rPr>
          <w:b/>
          <w:bCs/>
          <w:sz w:val="48"/>
          <w:szCs w:val="48"/>
          <w:lang w:val="en-DE"/>
        </w:rPr>
      </w:pPr>
      <w:r w:rsidRPr="00372DCE">
        <w:rPr>
          <w:b/>
          <w:bCs/>
          <w:sz w:val="48"/>
          <w:szCs w:val="48"/>
          <w:lang w:val="en-DE"/>
        </w:rPr>
        <w:t xml:space="preserve">    This is the default value and only the content width and height are included to calculate an</w:t>
      </w:r>
    </w:p>
    <w:p w14:paraId="6F4A707E" w14:textId="77777777" w:rsidR="00372DCE" w:rsidRPr="00372DCE" w:rsidRDefault="00372DCE" w:rsidP="00372DCE">
      <w:pPr>
        <w:rPr>
          <w:b/>
          <w:bCs/>
          <w:sz w:val="48"/>
          <w:szCs w:val="48"/>
          <w:lang w:val="en-DE"/>
        </w:rPr>
      </w:pPr>
      <w:r w:rsidRPr="00372DCE">
        <w:rPr>
          <w:b/>
          <w:bCs/>
          <w:sz w:val="48"/>
          <w:szCs w:val="48"/>
          <w:lang w:val="en-DE"/>
        </w:rPr>
        <w:t xml:space="preserve">    element's width and height</w:t>
      </w:r>
    </w:p>
    <w:p w14:paraId="15CA9068" w14:textId="77777777" w:rsidR="00372DCE" w:rsidRPr="00372DCE" w:rsidRDefault="00372DCE" w:rsidP="00372DCE">
      <w:pPr>
        <w:rPr>
          <w:b/>
          <w:bCs/>
          <w:sz w:val="48"/>
          <w:szCs w:val="48"/>
          <w:lang w:val="en-DE"/>
        </w:rPr>
      </w:pPr>
      <w:r w:rsidRPr="00372DCE">
        <w:rPr>
          <w:b/>
          <w:bCs/>
          <w:sz w:val="48"/>
          <w:szCs w:val="48"/>
          <w:lang w:val="en-DE"/>
        </w:rPr>
        <w:lastRenderedPageBreak/>
        <w:t xml:space="preserve">    */</w:t>
      </w:r>
    </w:p>
    <w:p w14:paraId="1712985C" w14:textId="77777777" w:rsidR="00372DCE" w:rsidRPr="00372DCE" w:rsidRDefault="00372DCE" w:rsidP="00372DCE">
      <w:pPr>
        <w:rPr>
          <w:b/>
          <w:bCs/>
          <w:sz w:val="48"/>
          <w:szCs w:val="48"/>
          <w:lang w:val="en-DE"/>
        </w:rPr>
      </w:pPr>
      <w:r w:rsidRPr="00372DCE">
        <w:rPr>
          <w:b/>
          <w:bCs/>
          <w:sz w:val="48"/>
          <w:szCs w:val="48"/>
          <w:lang w:val="en-DE"/>
        </w:rPr>
        <w:t>}</w:t>
      </w:r>
    </w:p>
    <w:p w14:paraId="3F6BCC33" w14:textId="77777777" w:rsidR="00372DCE" w:rsidRPr="00372DCE" w:rsidRDefault="00372DCE" w:rsidP="00372DCE">
      <w:pPr>
        <w:rPr>
          <w:b/>
          <w:bCs/>
          <w:sz w:val="48"/>
          <w:szCs w:val="48"/>
          <w:lang w:val="en-DE"/>
        </w:rPr>
      </w:pPr>
      <w:r w:rsidRPr="00372DCE">
        <w:rPr>
          <w:b/>
          <w:bCs/>
          <w:sz w:val="48"/>
          <w:szCs w:val="48"/>
          <w:lang w:val="en-DE"/>
        </w:rPr>
        <w:t>* {</w:t>
      </w:r>
    </w:p>
    <w:p w14:paraId="2585A502" w14:textId="77777777" w:rsidR="00372DCE" w:rsidRPr="00372DCE" w:rsidRDefault="00372DCE" w:rsidP="00372DCE">
      <w:pPr>
        <w:rPr>
          <w:b/>
          <w:bCs/>
          <w:sz w:val="48"/>
          <w:szCs w:val="48"/>
          <w:lang w:val="en-DE"/>
        </w:rPr>
      </w:pPr>
      <w:r w:rsidRPr="00372DCE">
        <w:rPr>
          <w:b/>
          <w:bCs/>
          <w:sz w:val="48"/>
          <w:szCs w:val="48"/>
          <w:lang w:val="en-DE"/>
        </w:rPr>
        <w:t xml:space="preserve">    box-sizing: border-box; </w:t>
      </w:r>
    </w:p>
    <w:p w14:paraId="13180776" w14:textId="77777777" w:rsidR="00372DCE" w:rsidRPr="00372DCE" w:rsidRDefault="00372DCE" w:rsidP="00372DCE">
      <w:pPr>
        <w:rPr>
          <w:b/>
          <w:bCs/>
          <w:sz w:val="48"/>
          <w:szCs w:val="48"/>
          <w:lang w:val="en-DE"/>
        </w:rPr>
      </w:pPr>
      <w:r w:rsidRPr="00372DCE">
        <w:rPr>
          <w:b/>
          <w:bCs/>
          <w:sz w:val="48"/>
          <w:szCs w:val="48"/>
          <w:lang w:val="en-DE"/>
        </w:rPr>
        <w:t xml:space="preserve">    /* </w:t>
      </w:r>
    </w:p>
    <w:p w14:paraId="1BE2E328" w14:textId="77777777" w:rsidR="00372DCE" w:rsidRPr="00372DCE" w:rsidRDefault="00372DCE" w:rsidP="00372DCE">
      <w:pPr>
        <w:rPr>
          <w:b/>
          <w:bCs/>
          <w:sz w:val="48"/>
          <w:szCs w:val="48"/>
          <w:lang w:val="en-DE"/>
        </w:rPr>
      </w:pPr>
      <w:r w:rsidRPr="00372DCE">
        <w:rPr>
          <w:b/>
          <w:bCs/>
          <w:sz w:val="48"/>
          <w:szCs w:val="48"/>
          <w:lang w:val="en-DE"/>
        </w:rPr>
        <w:t xml:space="preserve">    The content, padding, and border are used to calculate the width and height</w:t>
      </w:r>
    </w:p>
    <w:p w14:paraId="6A312C3A" w14:textId="77777777" w:rsidR="00372DCE" w:rsidRPr="00372DCE" w:rsidRDefault="00372DCE" w:rsidP="00372DCE">
      <w:pPr>
        <w:rPr>
          <w:b/>
          <w:bCs/>
          <w:sz w:val="48"/>
          <w:szCs w:val="48"/>
          <w:lang w:val="en-DE"/>
        </w:rPr>
      </w:pPr>
      <w:r w:rsidRPr="00372DCE">
        <w:rPr>
          <w:b/>
          <w:bCs/>
          <w:sz w:val="48"/>
          <w:szCs w:val="48"/>
          <w:lang w:val="en-DE"/>
        </w:rPr>
        <w:t xml:space="preserve">    */</w:t>
      </w:r>
    </w:p>
    <w:p w14:paraId="7B7A9DD6" w14:textId="77777777" w:rsidR="00372DCE" w:rsidRPr="00372DCE" w:rsidRDefault="00372DCE" w:rsidP="00372DCE">
      <w:pPr>
        <w:rPr>
          <w:b/>
          <w:bCs/>
          <w:sz w:val="48"/>
          <w:szCs w:val="48"/>
          <w:lang w:val="en-DE"/>
        </w:rPr>
      </w:pPr>
      <w:r w:rsidRPr="00372DCE">
        <w:rPr>
          <w:b/>
          <w:bCs/>
          <w:sz w:val="48"/>
          <w:szCs w:val="48"/>
          <w:lang w:val="en-DE"/>
        </w:rPr>
        <w:t>}</w:t>
      </w:r>
    </w:p>
    <w:p w14:paraId="2A0602BF" w14:textId="77777777" w:rsidR="00372DCE" w:rsidRPr="00372DCE" w:rsidRDefault="00372DCE" w:rsidP="00372DCE">
      <w:pPr>
        <w:rPr>
          <w:b/>
          <w:bCs/>
          <w:sz w:val="48"/>
          <w:szCs w:val="48"/>
          <w:lang w:val="en-DE"/>
        </w:rPr>
      </w:pPr>
      <w:r w:rsidRPr="00372DCE">
        <w:rPr>
          <w:b/>
          <w:bCs/>
          <w:sz w:val="48"/>
          <w:szCs w:val="48"/>
          <w:lang w:val="en-DE"/>
        </w:rPr>
        <w:t>That’s why, in previous examples, you’ve seen a general reset area in our stylesheets setting box-sizing to border-box**!**</w:t>
      </w:r>
    </w:p>
    <w:p w14:paraId="43A4115C" w14:textId="77777777" w:rsidR="00372DCE" w:rsidRPr="00372DCE" w:rsidRDefault="00372DCE" w:rsidP="00372DCE">
      <w:pPr>
        <w:rPr>
          <w:b/>
          <w:bCs/>
          <w:sz w:val="48"/>
          <w:szCs w:val="48"/>
          <w:lang w:val="en-DE"/>
        </w:rPr>
      </w:pPr>
      <w:r w:rsidRPr="00372DCE">
        <w:rPr>
          <w:b/>
          <w:bCs/>
          <w:sz w:val="48"/>
          <w:szCs w:val="48"/>
          <w:lang w:val="en-DE"/>
        </w:rPr>
        <w:t>Responsive Design: Making It Work Everywhere</w:t>
      </w:r>
    </w:p>
    <w:p w14:paraId="083AC434" w14:textId="77777777" w:rsidR="00372DCE" w:rsidRPr="00372DCE" w:rsidRDefault="00372DCE" w:rsidP="00372DCE">
      <w:pPr>
        <w:rPr>
          <w:b/>
          <w:bCs/>
          <w:sz w:val="48"/>
          <w:szCs w:val="48"/>
          <w:lang w:val="en-DE"/>
        </w:rPr>
      </w:pPr>
      <w:r w:rsidRPr="00372DCE">
        <w:rPr>
          <w:b/>
          <w:bCs/>
          <w:sz w:val="48"/>
          <w:szCs w:val="48"/>
          <w:lang w:val="en-DE"/>
        </w:rPr>
        <w:t>Responsive design ensures your site looks good on all devices, from desktops to smartphones. Here are the key points:</w:t>
      </w:r>
    </w:p>
    <w:p w14:paraId="5185A0D5" w14:textId="77777777" w:rsidR="00372DCE" w:rsidRPr="00372DCE" w:rsidRDefault="00372DCE" w:rsidP="00372DCE">
      <w:pPr>
        <w:numPr>
          <w:ilvl w:val="0"/>
          <w:numId w:val="30"/>
        </w:numPr>
        <w:rPr>
          <w:b/>
          <w:bCs/>
          <w:sz w:val="48"/>
          <w:szCs w:val="48"/>
          <w:lang w:val="en-DE"/>
        </w:rPr>
      </w:pPr>
      <w:r w:rsidRPr="00372DCE">
        <w:rPr>
          <w:b/>
          <w:bCs/>
          <w:sz w:val="48"/>
          <w:szCs w:val="48"/>
          <w:lang w:val="en-DE"/>
        </w:rPr>
        <w:lastRenderedPageBreak/>
        <w:t>Fluid Layouts: Use percentage-based widths for elements so they resize with the browser window.</w:t>
      </w:r>
    </w:p>
    <w:p w14:paraId="0E77F016" w14:textId="77777777" w:rsidR="00372DCE" w:rsidRPr="00372DCE" w:rsidRDefault="00372DCE" w:rsidP="00372DCE">
      <w:pPr>
        <w:numPr>
          <w:ilvl w:val="0"/>
          <w:numId w:val="30"/>
        </w:numPr>
        <w:rPr>
          <w:b/>
          <w:bCs/>
          <w:sz w:val="48"/>
          <w:szCs w:val="48"/>
          <w:lang w:val="en-DE"/>
        </w:rPr>
      </w:pPr>
      <w:r w:rsidRPr="00372DCE">
        <w:rPr>
          <w:b/>
          <w:bCs/>
          <w:sz w:val="48"/>
          <w:szCs w:val="48"/>
          <w:lang w:val="en-DE"/>
        </w:rPr>
        <w:t>Media Queries: These are snippets of CSS that apply different styles based on device characteristics, such as width, height, or orientation. For example, you might have one set of styles for screens wider than 600px and another for smaller screens.</w:t>
      </w:r>
    </w:p>
    <w:p w14:paraId="2A423444" w14:textId="77777777" w:rsidR="00372DCE" w:rsidRPr="00372DCE" w:rsidRDefault="00372DCE" w:rsidP="00372DCE">
      <w:pPr>
        <w:numPr>
          <w:ilvl w:val="1"/>
          <w:numId w:val="30"/>
        </w:numPr>
        <w:rPr>
          <w:b/>
          <w:bCs/>
          <w:sz w:val="48"/>
          <w:szCs w:val="48"/>
          <w:lang w:val="en-DE"/>
        </w:rPr>
      </w:pPr>
      <w:r w:rsidRPr="00372DCE">
        <w:rPr>
          <w:b/>
          <w:bCs/>
          <w:sz w:val="48"/>
          <w:szCs w:val="48"/>
          <w:lang w:val="en-DE"/>
        </w:rPr>
        <w:t>A media query is composed of:</w:t>
      </w:r>
    </w:p>
    <w:p w14:paraId="48DBD7FD" w14:textId="77777777" w:rsidR="00372DCE" w:rsidRPr="00372DCE" w:rsidRDefault="00372DCE" w:rsidP="00372DCE">
      <w:pPr>
        <w:numPr>
          <w:ilvl w:val="2"/>
          <w:numId w:val="30"/>
        </w:numPr>
        <w:rPr>
          <w:b/>
          <w:bCs/>
          <w:sz w:val="48"/>
          <w:szCs w:val="48"/>
          <w:lang w:val="en-DE"/>
        </w:rPr>
      </w:pPr>
      <w:r w:rsidRPr="00372DCE">
        <w:rPr>
          <w:b/>
          <w:bCs/>
          <w:sz w:val="48"/>
          <w:szCs w:val="48"/>
          <w:lang w:val="en-DE"/>
        </w:rPr>
        <w:t xml:space="preserve">A media type </w:t>
      </w:r>
      <w:hyperlink r:id="rId12" w:anchor="media_types" w:tgtFrame="_blank" w:history="1">
        <w:r w:rsidRPr="00372DCE">
          <w:rPr>
            <w:rStyle w:val="Hyperlink"/>
            <w:b/>
            <w:bCs/>
            <w:sz w:val="48"/>
            <w:szCs w:val="48"/>
            <w:lang w:val="en-DE"/>
          </w:rPr>
          <w:t>https://developer.mozilla.org/en-US/docs/Web/CSS/@media#media_types</w:t>
        </w:r>
      </w:hyperlink>
    </w:p>
    <w:p w14:paraId="34F9E319" w14:textId="77777777" w:rsidR="00372DCE" w:rsidRPr="00372DCE" w:rsidRDefault="00372DCE" w:rsidP="00372DCE">
      <w:pPr>
        <w:numPr>
          <w:ilvl w:val="2"/>
          <w:numId w:val="30"/>
        </w:numPr>
        <w:rPr>
          <w:b/>
          <w:bCs/>
          <w:sz w:val="48"/>
          <w:szCs w:val="48"/>
          <w:lang w:val="en-DE"/>
        </w:rPr>
      </w:pPr>
      <w:r w:rsidRPr="00372DCE">
        <w:rPr>
          <w:b/>
          <w:bCs/>
          <w:sz w:val="48"/>
          <w:szCs w:val="48"/>
          <w:lang w:val="en-DE"/>
        </w:rPr>
        <w:t xml:space="preserve">A media feature: </w:t>
      </w:r>
      <w:hyperlink r:id="rId13" w:anchor="media_features" w:tgtFrame="_blank" w:history="1">
        <w:r w:rsidRPr="00372DCE">
          <w:rPr>
            <w:rStyle w:val="Hyperlink"/>
            <w:b/>
            <w:bCs/>
            <w:sz w:val="48"/>
            <w:szCs w:val="48"/>
            <w:lang w:val="en-DE"/>
          </w:rPr>
          <w:t>https://developer.mozilla.org/en-US/docs/Web/CSS/@media#media_features</w:t>
        </w:r>
      </w:hyperlink>
    </w:p>
    <w:p w14:paraId="7189F5EB" w14:textId="77777777" w:rsidR="00372DCE" w:rsidRPr="00372DCE" w:rsidRDefault="00372DCE" w:rsidP="00372DCE">
      <w:pPr>
        <w:numPr>
          <w:ilvl w:val="2"/>
          <w:numId w:val="30"/>
        </w:numPr>
        <w:rPr>
          <w:b/>
          <w:bCs/>
          <w:sz w:val="48"/>
          <w:szCs w:val="48"/>
          <w:lang w:val="en-DE"/>
        </w:rPr>
      </w:pPr>
      <w:r w:rsidRPr="00372DCE">
        <w:rPr>
          <w:b/>
          <w:bCs/>
          <w:sz w:val="48"/>
          <w:szCs w:val="48"/>
          <w:lang w:val="en-DE"/>
        </w:rPr>
        <w:lastRenderedPageBreak/>
        <w:t>Optional logical operators</w:t>
      </w:r>
    </w:p>
    <w:p w14:paraId="54AC2F48" w14:textId="77777777" w:rsidR="00372DCE" w:rsidRPr="00372DCE" w:rsidRDefault="00372DCE" w:rsidP="00372DCE">
      <w:pPr>
        <w:numPr>
          <w:ilvl w:val="1"/>
          <w:numId w:val="30"/>
        </w:numPr>
        <w:rPr>
          <w:b/>
          <w:bCs/>
          <w:sz w:val="48"/>
          <w:szCs w:val="48"/>
          <w:lang w:val="en-DE"/>
        </w:rPr>
      </w:pPr>
      <w:r w:rsidRPr="00372DCE">
        <w:rPr>
          <w:b/>
          <w:bCs/>
          <w:sz w:val="48"/>
          <w:szCs w:val="48"/>
          <w:lang w:val="en-DE"/>
        </w:rPr>
        <w:t xml:space="preserve">We’ll use media queries primarily to apply styles for different screen sizes! </w:t>
      </w:r>
      <w:r w:rsidRPr="00372DCE">
        <w:rPr>
          <w:rFonts w:ascii="Segoe UI Emoji" w:hAnsi="Segoe UI Emoji" w:cs="Segoe UI Emoji"/>
          <w:b/>
          <w:bCs/>
          <w:sz w:val="48"/>
          <w:szCs w:val="48"/>
          <w:lang w:val="en-DE"/>
        </w:rPr>
        <w:t>📱💻🖥️</w:t>
      </w:r>
    </w:p>
    <w:p w14:paraId="6C9EC12F" w14:textId="77777777" w:rsidR="00372DCE" w:rsidRPr="00372DCE" w:rsidRDefault="00372DCE" w:rsidP="00372DCE">
      <w:pPr>
        <w:rPr>
          <w:b/>
          <w:bCs/>
          <w:sz w:val="48"/>
          <w:szCs w:val="48"/>
          <w:lang w:val="en-DE"/>
        </w:rPr>
      </w:pPr>
      <w:r w:rsidRPr="00372DCE">
        <w:rPr>
          <w:b/>
          <w:bCs/>
          <w:sz w:val="48"/>
          <w:szCs w:val="48"/>
          <w:lang w:val="en-DE"/>
        </w:rPr>
        <w:t>/* Extra small devices (phones, 600px and down) */</w:t>
      </w:r>
    </w:p>
    <w:p w14:paraId="216614B9" w14:textId="77777777" w:rsidR="00372DCE" w:rsidRPr="00372DCE" w:rsidRDefault="00372DCE" w:rsidP="00372DCE">
      <w:pPr>
        <w:rPr>
          <w:b/>
          <w:bCs/>
          <w:sz w:val="48"/>
          <w:szCs w:val="48"/>
          <w:lang w:val="en-DE"/>
        </w:rPr>
      </w:pPr>
      <w:r w:rsidRPr="00372DCE">
        <w:rPr>
          <w:b/>
          <w:bCs/>
          <w:sz w:val="48"/>
          <w:szCs w:val="48"/>
          <w:lang w:val="en-DE"/>
        </w:rPr>
        <w:t>@media only screen and (max-width: 600px) {</w:t>
      </w:r>
    </w:p>
    <w:p w14:paraId="6435BF5E" w14:textId="77777777" w:rsidR="00372DCE" w:rsidRPr="00372DCE" w:rsidRDefault="00372DCE" w:rsidP="00372DCE">
      <w:pPr>
        <w:rPr>
          <w:b/>
          <w:bCs/>
          <w:sz w:val="48"/>
          <w:szCs w:val="48"/>
          <w:lang w:val="en-DE"/>
        </w:rPr>
      </w:pPr>
      <w:r w:rsidRPr="00372DCE">
        <w:rPr>
          <w:b/>
          <w:bCs/>
          <w:sz w:val="48"/>
          <w:szCs w:val="48"/>
          <w:lang w:val="en-DE"/>
        </w:rPr>
        <w:t xml:space="preserve">  /* CSS rules for extra small screens */</w:t>
      </w:r>
    </w:p>
    <w:p w14:paraId="7CFB61E5" w14:textId="77777777" w:rsidR="00372DCE" w:rsidRPr="00372DCE" w:rsidRDefault="00372DCE" w:rsidP="00372DCE">
      <w:pPr>
        <w:rPr>
          <w:b/>
          <w:bCs/>
          <w:sz w:val="48"/>
          <w:szCs w:val="48"/>
          <w:lang w:val="en-DE"/>
        </w:rPr>
      </w:pPr>
      <w:r w:rsidRPr="00372DCE">
        <w:rPr>
          <w:b/>
          <w:bCs/>
          <w:sz w:val="48"/>
          <w:szCs w:val="48"/>
          <w:lang w:val="en-DE"/>
        </w:rPr>
        <w:t>}</w:t>
      </w:r>
    </w:p>
    <w:p w14:paraId="52E78BD8" w14:textId="77777777" w:rsidR="00372DCE" w:rsidRPr="00372DCE" w:rsidRDefault="00372DCE" w:rsidP="00372DCE">
      <w:pPr>
        <w:rPr>
          <w:b/>
          <w:bCs/>
          <w:sz w:val="48"/>
          <w:szCs w:val="48"/>
          <w:lang w:val="en-DE"/>
        </w:rPr>
      </w:pPr>
    </w:p>
    <w:p w14:paraId="17ECCED7" w14:textId="77777777" w:rsidR="00372DCE" w:rsidRPr="00372DCE" w:rsidRDefault="00372DCE" w:rsidP="00372DCE">
      <w:pPr>
        <w:rPr>
          <w:b/>
          <w:bCs/>
          <w:sz w:val="48"/>
          <w:szCs w:val="48"/>
          <w:lang w:val="en-DE"/>
        </w:rPr>
      </w:pPr>
      <w:r w:rsidRPr="00372DCE">
        <w:rPr>
          <w:b/>
          <w:bCs/>
          <w:sz w:val="48"/>
          <w:szCs w:val="48"/>
          <w:lang w:val="en-DE"/>
        </w:rPr>
        <w:t>/* Small devices (portrait tablets and large phones, 600px to 768px) */</w:t>
      </w:r>
    </w:p>
    <w:p w14:paraId="72C7BAC3" w14:textId="77777777" w:rsidR="00372DCE" w:rsidRPr="00372DCE" w:rsidRDefault="00372DCE" w:rsidP="00372DCE">
      <w:pPr>
        <w:rPr>
          <w:b/>
          <w:bCs/>
          <w:sz w:val="48"/>
          <w:szCs w:val="48"/>
          <w:lang w:val="en-DE"/>
        </w:rPr>
      </w:pPr>
      <w:r w:rsidRPr="00372DCE">
        <w:rPr>
          <w:b/>
          <w:bCs/>
          <w:sz w:val="48"/>
          <w:szCs w:val="48"/>
          <w:lang w:val="en-DE"/>
        </w:rPr>
        <w:t>@media only screen and (min-width: 601px) and (max-width: 768px) {</w:t>
      </w:r>
    </w:p>
    <w:p w14:paraId="7354AE91" w14:textId="77777777" w:rsidR="00372DCE" w:rsidRPr="00372DCE" w:rsidRDefault="00372DCE" w:rsidP="00372DCE">
      <w:pPr>
        <w:rPr>
          <w:b/>
          <w:bCs/>
          <w:sz w:val="48"/>
          <w:szCs w:val="48"/>
          <w:lang w:val="en-DE"/>
        </w:rPr>
      </w:pPr>
      <w:r w:rsidRPr="00372DCE">
        <w:rPr>
          <w:b/>
          <w:bCs/>
          <w:sz w:val="48"/>
          <w:szCs w:val="48"/>
          <w:lang w:val="en-DE"/>
        </w:rPr>
        <w:t xml:space="preserve">  /* CSS rules for small screens */</w:t>
      </w:r>
    </w:p>
    <w:p w14:paraId="12B9E7E4" w14:textId="77777777" w:rsidR="00372DCE" w:rsidRPr="00372DCE" w:rsidRDefault="00372DCE" w:rsidP="00372DCE">
      <w:pPr>
        <w:rPr>
          <w:b/>
          <w:bCs/>
          <w:sz w:val="48"/>
          <w:szCs w:val="48"/>
          <w:lang w:val="en-DE"/>
        </w:rPr>
      </w:pPr>
      <w:r w:rsidRPr="00372DCE">
        <w:rPr>
          <w:b/>
          <w:bCs/>
          <w:sz w:val="48"/>
          <w:szCs w:val="48"/>
          <w:lang w:val="en-DE"/>
        </w:rPr>
        <w:t>}</w:t>
      </w:r>
    </w:p>
    <w:p w14:paraId="0101C902" w14:textId="77777777" w:rsidR="00372DCE" w:rsidRPr="00372DCE" w:rsidRDefault="00372DCE" w:rsidP="00372DCE">
      <w:pPr>
        <w:rPr>
          <w:b/>
          <w:bCs/>
          <w:sz w:val="48"/>
          <w:szCs w:val="48"/>
          <w:lang w:val="en-DE"/>
        </w:rPr>
      </w:pPr>
    </w:p>
    <w:p w14:paraId="3C890787" w14:textId="77777777" w:rsidR="00372DCE" w:rsidRPr="00372DCE" w:rsidRDefault="00372DCE" w:rsidP="00372DCE">
      <w:pPr>
        <w:rPr>
          <w:b/>
          <w:bCs/>
          <w:sz w:val="48"/>
          <w:szCs w:val="48"/>
          <w:lang w:val="en-DE"/>
        </w:rPr>
      </w:pPr>
      <w:r w:rsidRPr="00372DCE">
        <w:rPr>
          <w:b/>
          <w:bCs/>
          <w:sz w:val="48"/>
          <w:szCs w:val="48"/>
          <w:lang w:val="en-DE"/>
        </w:rPr>
        <w:lastRenderedPageBreak/>
        <w:t>/* Medium devices (landscape tablets, 768px to 992px) */</w:t>
      </w:r>
    </w:p>
    <w:p w14:paraId="6FF2898D" w14:textId="77777777" w:rsidR="00372DCE" w:rsidRPr="00372DCE" w:rsidRDefault="00372DCE" w:rsidP="00372DCE">
      <w:pPr>
        <w:rPr>
          <w:b/>
          <w:bCs/>
          <w:sz w:val="48"/>
          <w:szCs w:val="48"/>
          <w:lang w:val="en-DE"/>
        </w:rPr>
      </w:pPr>
      <w:r w:rsidRPr="00372DCE">
        <w:rPr>
          <w:b/>
          <w:bCs/>
          <w:sz w:val="48"/>
          <w:szCs w:val="48"/>
          <w:lang w:val="en-DE"/>
        </w:rPr>
        <w:t>@media only screen and (min-width: 769px) and (max-width: 992px) {</w:t>
      </w:r>
    </w:p>
    <w:p w14:paraId="4693E4C7" w14:textId="77777777" w:rsidR="00372DCE" w:rsidRPr="00372DCE" w:rsidRDefault="00372DCE" w:rsidP="00372DCE">
      <w:pPr>
        <w:rPr>
          <w:b/>
          <w:bCs/>
          <w:sz w:val="48"/>
          <w:szCs w:val="48"/>
          <w:lang w:val="en-DE"/>
        </w:rPr>
      </w:pPr>
      <w:r w:rsidRPr="00372DCE">
        <w:rPr>
          <w:b/>
          <w:bCs/>
          <w:sz w:val="48"/>
          <w:szCs w:val="48"/>
          <w:lang w:val="en-DE"/>
        </w:rPr>
        <w:t xml:space="preserve">  /* CSS rules for medium screens */</w:t>
      </w:r>
    </w:p>
    <w:p w14:paraId="32BC7831" w14:textId="77777777" w:rsidR="00372DCE" w:rsidRPr="00372DCE" w:rsidRDefault="00372DCE" w:rsidP="00372DCE">
      <w:pPr>
        <w:rPr>
          <w:b/>
          <w:bCs/>
          <w:sz w:val="48"/>
          <w:szCs w:val="48"/>
          <w:lang w:val="en-DE"/>
        </w:rPr>
      </w:pPr>
      <w:r w:rsidRPr="00372DCE">
        <w:rPr>
          <w:b/>
          <w:bCs/>
          <w:sz w:val="48"/>
          <w:szCs w:val="48"/>
          <w:lang w:val="en-DE"/>
        </w:rPr>
        <w:t>}</w:t>
      </w:r>
    </w:p>
    <w:p w14:paraId="035BB7BC" w14:textId="77777777" w:rsidR="00372DCE" w:rsidRPr="00372DCE" w:rsidRDefault="00372DCE" w:rsidP="00372DCE">
      <w:pPr>
        <w:rPr>
          <w:b/>
          <w:bCs/>
          <w:sz w:val="48"/>
          <w:szCs w:val="48"/>
          <w:lang w:val="en-DE"/>
        </w:rPr>
      </w:pPr>
    </w:p>
    <w:p w14:paraId="70A46928" w14:textId="77777777" w:rsidR="00372DCE" w:rsidRPr="00372DCE" w:rsidRDefault="00372DCE" w:rsidP="00372DCE">
      <w:pPr>
        <w:rPr>
          <w:b/>
          <w:bCs/>
          <w:sz w:val="48"/>
          <w:szCs w:val="48"/>
          <w:lang w:val="en-DE"/>
        </w:rPr>
      </w:pPr>
      <w:r w:rsidRPr="00372DCE">
        <w:rPr>
          <w:b/>
          <w:bCs/>
          <w:sz w:val="48"/>
          <w:szCs w:val="48"/>
          <w:lang w:val="en-DE"/>
        </w:rPr>
        <w:t>/* Large devices (laptops/desktops, 992px to 1200px) */</w:t>
      </w:r>
    </w:p>
    <w:p w14:paraId="6E6316C5" w14:textId="77777777" w:rsidR="00372DCE" w:rsidRPr="00372DCE" w:rsidRDefault="00372DCE" w:rsidP="00372DCE">
      <w:pPr>
        <w:rPr>
          <w:b/>
          <w:bCs/>
          <w:sz w:val="48"/>
          <w:szCs w:val="48"/>
          <w:lang w:val="en-DE"/>
        </w:rPr>
      </w:pPr>
      <w:r w:rsidRPr="00372DCE">
        <w:rPr>
          <w:b/>
          <w:bCs/>
          <w:sz w:val="48"/>
          <w:szCs w:val="48"/>
          <w:lang w:val="en-DE"/>
        </w:rPr>
        <w:t>@media only screen and (min-width: 993px) and (max-width: 1200px) {</w:t>
      </w:r>
    </w:p>
    <w:p w14:paraId="6A6D6B7D" w14:textId="77777777" w:rsidR="00372DCE" w:rsidRPr="00372DCE" w:rsidRDefault="00372DCE" w:rsidP="00372DCE">
      <w:pPr>
        <w:rPr>
          <w:b/>
          <w:bCs/>
          <w:sz w:val="48"/>
          <w:szCs w:val="48"/>
          <w:lang w:val="en-DE"/>
        </w:rPr>
      </w:pPr>
      <w:r w:rsidRPr="00372DCE">
        <w:rPr>
          <w:b/>
          <w:bCs/>
          <w:sz w:val="48"/>
          <w:szCs w:val="48"/>
          <w:lang w:val="en-DE"/>
        </w:rPr>
        <w:t xml:space="preserve">  /* CSS rules for large screens */</w:t>
      </w:r>
    </w:p>
    <w:p w14:paraId="02C19838" w14:textId="77777777" w:rsidR="00372DCE" w:rsidRPr="00372DCE" w:rsidRDefault="00372DCE" w:rsidP="00372DCE">
      <w:pPr>
        <w:rPr>
          <w:b/>
          <w:bCs/>
          <w:sz w:val="48"/>
          <w:szCs w:val="48"/>
          <w:lang w:val="en-DE"/>
        </w:rPr>
      </w:pPr>
      <w:r w:rsidRPr="00372DCE">
        <w:rPr>
          <w:b/>
          <w:bCs/>
          <w:sz w:val="48"/>
          <w:szCs w:val="48"/>
          <w:lang w:val="en-DE"/>
        </w:rPr>
        <w:t>}</w:t>
      </w:r>
    </w:p>
    <w:p w14:paraId="57F94ED8" w14:textId="77777777" w:rsidR="00372DCE" w:rsidRPr="00372DCE" w:rsidRDefault="00372DCE" w:rsidP="00372DCE">
      <w:pPr>
        <w:rPr>
          <w:b/>
          <w:bCs/>
          <w:sz w:val="48"/>
          <w:szCs w:val="48"/>
          <w:lang w:val="en-DE"/>
        </w:rPr>
      </w:pPr>
    </w:p>
    <w:p w14:paraId="12529EA6" w14:textId="77777777" w:rsidR="00372DCE" w:rsidRPr="00372DCE" w:rsidRDefault="00372DCE" w:rsidP="00372DCE">
      <w:pPr>
        <w:rPr>
          <w:b/>
          <w:bCs/>
          <w:sz w:val="48"/>
          <w:szCs w:val="48"/>
          <w:lang w:val="en-DE"/>
        </w:rPr>
      </w:pPr>
      <w:r w:rsidRPr="00372DCE">
        <w:rPr>
          <w:b/>
          <w:bCs/>
          <w:sz w:val="48"/>
          <w:szCs w:val="48"/>
          <w:lang w:val="en-DE"/>
        </w:rPr>
        <w:t>/* Extra large devices (large desktops, 1200px and up) */</w:t>
      </w:r>
    </w:p>
    <w:p w14:paraId="069CF92F" w14:textId="77777777" w:rsidR="00372DCE" w:rsidRPr="00372DCE" w:rsidRDefault="00372DCE" w:rsidP="00372DCE">
      <w:pPr>
        <w:rPr>
          <w:b/>
          <w:bCs/>
          <w:sz w:val="48"/>
          <w:szCs w:val="48"/>
          <w:lang w:val="en-DE"/>
        </w:rPr>
      </w:pPr>
      <w:r w:rsidRPr="00372DCE">
        <w:rPr>
          <w:b/>
          <w:bCs/>
          <w:sz w:val="48"/>
          <w:szCs w:val="48"/>
          <w:lang w:val="en-DE"/>
        </w:rPr>
        <w:t>@media only screen and (min-width: 1201px) {</w:t>
      </w:r>
    </w:p>
    <w:p w14:paraId="4F10405D" w14:textId="77777777" w:rsidR="00372DCE" w:rsidRPr="00372DCE" w:rsidRDefault="00372DCE" w:rsidP="00372DCE">
      <w:pPr>
        <w:rPr>
          <w:b/>
          <w:bCs/>
          <w:sz w:val="48"/>
          <w:szCs w:val="48"/>
          <w:lang w:val="en-DE"/>
        </w:rPr>
      </w:pPr>
      <w:r w:rsidRPr="00372DCE">
        <w:rPr>
          <w:b/>
          <w:bCs/>
          <w:sz w:val="48"/>
          <w:szCs w:val="48"/>
          <w:lang w:val="en-DE"/>
        </w:rPr>
        <w:t xml:space="preserve">  /* CSS rules for extra large screens */</w:t>
      </w:r>
    </w:p>
    <w:p w14:paraId="3D8203C8" w14:textId="77777777" w:rsidR="00372DCE" w:rsidRPr="00372DCE" w:rsidRDefault="00372DCE" w:rsidP="00372DCE">
      <w:pPr>
        <w:rPr>
          <w:b/>
          <w:bCs/>
          <w:sz w:val="48"/>
          <w:szCs w:val="48"/>
          <w:lang w:val="en-DE"/>
        </w:rPr>
      </w:pPr>
      <w:r w:rsidRPr="00372DCE">
        <w:rPr>
          <w:b/>
          <w:bCs/>
          <w:sz w:val="48"/>
          <w:szCs w:val="48"/>
          <w:lang w:val="en-DE"/>
        </w:rPr>
        <w:lastRenderedPageBreak/>
        <w:t>}</w:t>
      </w:r>
    </w:p>
    <w:p w14:paraId="3FD7DAE2" w14:textId="77777777" w:rsidR="00372DCE" w:rsidRPr="00372DCE" w:rsidRDefault="00372DCE" w:rsidP="00372DCE">
      <w:pPr>
        <w:numPr>
          <w:ilvl w:val="0"/>
          <w:numId w:val="31"/>
        </w:numPr>
        <w:rPr>
          <w:b/>
          <w:bCs/>
          <w:sz w:val="48"/>
          <w:szCs w:val="48"/>
          <w:lang w:val="en-DE"/>
        </w:rPr>
      </w:pPr>
      <w:r w:rsidRPr="00372DCE">
        <w:rPr>
          <w:b/>
          <w:bCs/>
          <w:sz w:val="48"/>
          <w:szCs w:val="48"/>
          <w:lang w:val="en-DE"/>
        </w:rPr>
        <w:t>Flexible Images: Ensure images scale within their containing elements to avoid overflow or distortion. This can be as simple as setting max-width: 100%; and height: auto; for images.</w:t>
      </w:r>
    </w:p>
    <w:p w14:paraId="56F4F807" w14:textId="77777777" w:rsidR="00372DCE" w:rsidRPr="00372DCE" w:rsidRDefault="00372DCE" w:rsidP="00372DCE">
      <w:pPr>
        <w:rPr>
          <w:b/>
          <w:bCs/>
          <w:sz w:val="48"/>
          <w:szCs w:val="48"/>
          <w:lang w:val="en-DE"/>
        </w:rPr>
      </w:pPr>
      <w:r w:rsidRPr="00372DCE">
        <w:rPr>
          <w:b/>
          <w:bCs/>
          <w:sz w:val="48"/>
          <w:szCs w:val="48"/>
          <w:lang w:val="en-DE"/>
        </w:rPr>
        <w:t>Practical Tips</w:t>
      </w:r>
    </w:p>
    <w:p w14:paraId="0EDBFBEA" w14:textId="77777777" w:rsidR="00372DCE" w:rsidRPr="00372DCE" w:rsidRDefault="00372DCE" w:rsidP="00372DCE">
      <w:pPr>
        <w:numPr>
          <w:ilvl w:val="0"/>
          <w:numId w:val="32"/>
        </w:numPr>
        <w:rPr>
          <w:b/>
          <w:bCs/>
          <w:sz w:val="48"/>
          <w:szCs w:val="48"/>
          <w:lang w:val="en-DE"/>
        </w:rPr>
      </w:pPr>
      <w:r w:rsidRPr="00372DCE">
        <w:rPr>
          <w:b/>
          <w:bCs/>
          <w:sz w:val="48"/>
          <w:szCs w:val="48"/>
          <w:lang w:val="en-DE"/>
        </w:rPr>
        <w:t>Figure out what kind of devices will be consuming your application the most:</w:t>
      </w:r>
    </w:p>
    <w:p w14:paraId="285BEB8B" w14:textId="77777777" w:rsidR="00372DCE" w:rsidRPr="00372DCE" w:rsidRDefault="00372DCE" w:rsidP="00372DCE">
      <w:pPr>
        <w:numPr>
          <w:ilvl w:val="1"/>
          <w:numId w:val="32"/>
        </w:numPr>
        <w:rPr>
          <w:b/>
          <w:bCs/>
          <w:sz w:val="48"/>
          <w:szCs w:val="48"/>
          <w:lang w:val="en-DE"/>
        </w:rPr>
      </w:pPr>
      <w:r w:rsidRPr="00372DCE">
        <w:rPr>
          <w:b/>
          <w:bCs/>
          <w:sz w:val="48"/>
          <w:szCs w:val="48"/>
          <w:lang w:val="en-DE"/>
        </w:rPr>
        <w:t>If your users prefer mobile devices, start with a mobile-first approach: Design for the smallest screens first, then progressively enhance your layout for larger screens.</w:t>
      </w:r>
    </w:p>
    <w:p w14:paraId="6967FB6D" w14:textId="77777777" w:rsidR="00372DCE" w:rsidRPr="00372DCE" w:rsidRDefault="00372DCE" w:rsidP="00372DCE">
      <w:pPr>
        <w:numPr>
          <w:ilvl w:val="1"/>
          <w:numId w:val="32"/>
        </w:numPr>
        <w:rPr>
          <w:b/>
          <w:bCs/>
          <w:sz w:val="48"/>
          <w:szCs w:val="48"/>
          <w:lang w:val="en-DE"/>
        </w:rPr>
      </w:pPr>
      <w:r w:rsidRPr="00372DCE">
        <w:rPr>
          <w:b/>
          <w:bCs/>
          <w:sz w:val="48"/>
          <w:szCs w:val="48"/>
          <w:lang w:val="en-DE"/>
        </w:rPr>
        <w:t>If your users prefer large screens, well, do the opposite!</w:t>
      </w:r>
    </w:p>
    <w:p w14:paraId="55256CD2" w14:textId="77777777" w:rsidR="00372DCE" w:rsidRPr="00372DCE" w:rsidRDefault="00372DCE" w:rsidP="00372DCE">
      <w:pPr>
        <w:numPr>
          <w:ilvl w:val="0"/>
          <w:numId w:val="32"/>
        </w:numPr>
        <w:rPr>
          <w:b/>
          <w:bCs/>
          <w:sz w:val="48"/>
          <w:szCs w:val="48"/>
          <w:lang w:val="en-DE"/>
        </w:rPr>
      </w:pPr>
      <w:r w:rsidRPr="00372DCE">
        <w:rPr>
          <w:b/>
          <w:bCs/>
          <w:sz w:val="48"/>
          <w:szCs w:val="48"/>
          <w:lang w:val="en-DE"/>
        </w:rPr>
        <w:t xml:space="preserve">Test, test, and test again: Use tools like Chrome DevTools to see how your </w:t>
      </w:r>
      <w:r w:rsidRPr="00372DCE">
        <w:rPr>
          <w:b/>
          <w:bCs/>
          <w:sz w:val="48"/>
          <w:szCs w:val="48"/>
          <w:lang w:val="en-DE"/>
        </w:rPr>
        <w:lastRenderedPageBreak/>
        <w:t>site looks on different devices and screen sizes.</w:t>
      </w:r>
    </w:p>
    <w:p w14:paraId="17CCA788" w14:textId="77777777" w:rsidR="00372DCE" w:rsidRPr="00372DCE" w:rsidRDefault="00372DCE" w:rsidP="00372DCE">
      <w:pPr>
        <w:numPr>
          <w:ilvl w:val="0"/>
          <w:numId w:val="32"/>
        </w:numPr>
        <w:rPr>
          <w:b/>
          <w:bCs/>
          <w:sz w:val="48"/>
          <w:szCs w:val="48"/>
          <w:lang w:val="en-DE"/>
        </w:rPr>
      </w:pPr>
      <w:r w:rsidRPr="00372DCE">
        <w:rPr>
          <w:b/>
          <w:bCs/>
          <w:sz w:val="48"/>
          <w:szCs w:val="48"/>
          <w:lang w:val="en-DE"/>
        </w:rPr>
        <w:t>Remember, padding and margins can be your best friends or worst enemies in responsive design. Use them wisely to give content room to breathe without pushing elements off-screen.</w:t>
      </w:r>
    </w:p>
    <w:p w14:paraId="2143CDD2" w14:textId="77777777" w:rsidR="00372DCE" w:rsidRPr="00372DCE" w:rsidRDefault="00372DCE" w:rsidP="00372DCE">
      <w:pPr>
        <w:rPr>
          <w:b/>
          <w:bCs/>
          <w:sz w:val="48"/>
          <w:szCs w:val="48"/>
          <w:lang w:val="en-DE"/>
        </w:rPr>
      </w:pPr>
      <w:r w:rsidRPr="00372DCE">
        <w:rPr>
          <w:b/>
          <w:bCs/>
          <w:sz w:val="48"/>
          <w:szCs w:val="48"/>
          <w:lang w:val="en-DE"/>
        </w:rPr>
        <w:t>Embracing Challenges</w:t>
      </w:r>
    </w:p>
    <w:p w14:paraId="413BBAB8" w14:textId="77777777" w:rsidR="00372DCE" w:rsidRPr="00372DCE" w:rsidRDefault="00372DCE" w:rsidP="00372DCE">
      <w:pPr>
        <w:rPr>
          <w:b/>
          <w:bCs/>
          <w:sz w:val="48"/>
          <w:szCs w:val="48"/>
          <w:lang w:val="en-DE"/>
        </w:rPr>
      </w:pPr>
      <w:r w:rsidRPr="00372DCE">
        <w:rPr>
          <w:b/>
          <w:bCs/>
          <w:sz w:val="48"/>
          <w:szCs w:val="48"/>
          <w:lang w:val="en-DE"/>
        </w:rPr>
        <w:t>As you dive into responsive CSS, you might find it tricky to get everything looking just right on every device. This is normal! Practice, experimentation, and patience are key. Use resources like MDN Web Docs and CSS-Tricks for guidance and inspiration.</w:t>
      </w:r>
    </w:p>
    <w:p w14:paraId="2B76FEFC" w14:textId="77777777" w:rsidR="00372DCE" w:rsidRPr="00372DCE" w:rsidRDefault="00372DCE" w:rsidP="00372DCE">
      <w:pPr>
        <w:rPr>
          <w:b/>
          <w:bCs/>
          <w:vanish/>
          <w:sz w:val="48"/>
          <w:szCs w:val="48"/>
          <w:lang w:val="en-DE"/>
        </w:rPr>
      </w:pPr>
      <w:r w:rsidRPr="00372DCE">
        <w:rPr>
          <w:b/>
          <w:bCs/>
          <w:vanish/>
          <w:sz w:val="48"/>
          <w:szCs w:val="48"/>
          <w:lang w:val="en-DE"/>
        </w:rPr>
        <w:t>Top of Form</w:t>
      </w:r>
    </w:p>
    <w:p w14:paraId="0F20D0BB" w14:textId="77777777" w:rsidR="00372DCE" w:rsidRPr="00372DCE" w:rsidRDefault="00372DCE" w:rsidP="00372DCE">
      <w:pPr>
        <w:rPr>
          <w:b/>
          <w:bCs/>
          <w:vanish/>
          <w:sz w:val="48"/>
          <w:szCs w:val="48"/>
          <w:lang w:val="en-DE"/>
        </w:rPr>
      </w:pPr>
      <w:r w:rsidRPr="00372DCE">
        <w:rPr>
          <w:b/>
          <w:bCs/>
          <w:vanish/>
          <w:sz w:val="48"/>
          <w:szCs w:val="48"/>
          <w:lang w:val="en-DE"/>
        </w:rPr>
        <w:t>Bottom of Form</w:t>
      </w:r>
    </w:p>
    <w:p w14:paraId="50D6D789" w14:textId="77777777" w:rsidR="00372DCE" w:rsidRDefault="00372DCE" w:rsidP="00372DCE">
      <w:pPr>
        <w:rPr>
          <w:b/>
          <w:bCs/>
          <w:sz w:val="48"/>
          <w:szCs w:val="48"/>
          <w:lang w:val="en-DE"/>
        </w:rPr>
      </w:pPr>
    </w:p>
    <w:p w14:paraId="4038F2D0" w14:textId="77777777" w:rsidR="00372DCE" w:rsidRDefault="00372DCE" w:rsidP="00372DCE">
      <w:pPr>
        <w:rPr>
          <w:b/>
          <w:bCs/>
          <w:sz w:val="48"/>
          <w:szCs w:val="48"/>
          <w:lang w:val="en-DE"/>
        </w:rPr>
      </w:pPr>
    </w:p>
    <w:p w14:paraId="0832545A" w14:textId="77777777" w:rsidR="00372DCE" w:rsidRDefault="00372DCE" w:rsidP="00372DCE">
      <w:pPr>
        <w:rPr>
          <w:b/>
          <w:bCs/>
          <w:sz w:val="48"/>
          <w:szCs w:val="48"/>
          <w:lang w:val="en-DE"/>
        </w:rPr>
      </w:pPr>
    </w:p>
    <w:p w14:paraId="1B69C035" w14:textId="77777777" w:rsidR="00372DCE" w:rsidRDefault="00372DCE" w:rsidP="00372DCE">
      <w:pPr>
        <w:rPr>
          <w:b/>
          <w:bCs/>
          <w:sz w:val="48"/>
          <w:szCs w:val="48"/>
          <w:lang w:val="en-DE"/>
        </w:rPr>
      </w:pPr>
    </w:p>
    <w:p w14:paraId="5F79B58C" w14:textId="77777777" w:rsidR="00372DCE" w:rsidRDefault="00372DCE" w:rsidP="00372DCE">
      <w:pPr>
        <w:rPr>
          <w:b/>
          <w:bCs/>
          <w:sz w:val="48"/>
          <w:szCs w:val="48"/>
          <w:lang w:val="en-DE"/>
        </w:rPr>
      </w:pPr>
    </w:p>
    <w:p w14:paraId="50050FA2" w14:textId="77777777" w:rsidR="00372DCE" w:rsidRPr="00372DCE" w:rsidRDefault="00372DCE" w:rsidP="00372DCE">
      <w:pPr>
        <w:rPr>
          <w:b/>
          <w:bCs/>
          <w:sz w:val="48"/>
          <w:szCs w:val="48"/>
          <w:lang w:val="en-DE"/>
        </w:rPr>
      </w:pPr>
      <w:r w:rsidRPr="00372DCE">
        <w:rPr>
          <w:rFonts w:ascii="Segoe UI Emoji" w:hAnsi="Segoe UI Emoji" w:cs="Segoe UI Emoji"/>
          <w:b/>
          <w:bCs/>
          <w:sz w:val="48"/>
          <w:szCs w:val="48"/>
          <w:lang w:val="en-DE"/>
        </w:rPr>
        <w:lastRenderedPageBreak/>
        <w:t>🧩</w:t>
      </w:r>
      <w:r w:rsidRPr="00372DCE">
        <w:rPr>
          <w:b/>
          <w:bCs/>
          <w:sz w:val="48"/>
          <w:szCs w:val="48"/>
          <w:lang w:val="en-DE"/>
        </w:rPr>
        <w:t xml:space="preserve"> Windows nostalgia</w:t>
      </w:r>
    </w:p>
    <w:p w14:paraId="6D358CDF" w14:textId="77777777" w:rsidR="00372DCE" w:rsidRPr="00372DCE" w:rsidRDefault="00372DCE" w:rsidP="00372DCE">
      <w:pPr>
        <w:rPr>
          <w:b/>
          <w:bCs/>
          <w:sz w:val="48"/>
          <w:szCs w:val="48"/>
          <w:lang w:val="en-DE"/>
        </w:rPr>
      </w:pPr>
      <w:r w:rsidRPr="00372DCE">
        <w:rPr>
          <w:b/>
          <w:bCs/>
          <w:sz w:val="48"/>
          <w:szCs w:val="48"/>
          <w:lang w:val="en-DE"/>
        </w:rPr>
        <w:t xml:space="preserve">Lesson Progress </w:t>
      </w:r>
    </w:p>
    <w:p w14:paraId="3A6A2ABE" w14:textId="77777777" w:rsidR="00372DCE" w:rsidRPr="00372DCE" w:rsidRDefault="00372DCE" w:rsidP="00372DCE">
      <w:pPr>
        <w:rPr>
          <w:b/>
          <w:bCs/>
          <w:sz w:val="48"/>
          <w:szCs w:val="48"/>
          <w:lang w:val="en-DE"/>
        </w:rPr>
      </w:pPr>
      <w:r w:rsidRPr="00372DCE">
        <w:rPr>
          <w:b/>
          <w:bCs/>
          <w:sz w:val="48"/>
          <w:szCs w:val="48"/>
          <w:lang w:val="en-DE"/>
        </w:rPr>
        <w:t xml:space="preserve">0% Complete </w:t>
      </w:r>
    </w:p>
    <w:p w14:paraId="15F68BE0" w14:textId="77777777" w:rsidR="00372DCE" w:rsidRPr="00372DCE" w:rsidRDefault="00372DCE" w:rsidP="00372DCE">
      <w:pPr>
        <w:rPr>
          <w:b/>
          <w:bCs/>
          <w:sz w:val="48"/>
          <w:szCs w:val="48"/>
          <w:lang w:val="en-DE"/>
        </w:rPr>
      </w:pPr>
      <w:r w:rsidRPr="00372DCE">
        <w:rPr>
          <w:b/>
          <w:bCs/>
          <w:sz w:val="48"/>
          <w:szCs w:val="48"/>
          <w:lang w:val="en-DE"/>
        </w:rPr>
        <w:t>Do you remember the good old days with those windows popping up all the time? Time to replicate them!</w:t>
      </w:r>
    </w:p>
    <w:p w14:paraId="2E60C37A" w14:textId="19A97B9F" w:rsidR="00372DCE" w:rsidRPr="00372DCE" w:rsidRDefault="00372DCE" w:rsidP="00372DCE">
      <w:pPr>
        <w:rPr>
          <w:b/>
          <w:bCs/>
          <w:sz w:val="48"/>
          <w:szCs w:val="48"/>
          <w:lang w:val="en-DE"/>
        </w:rPr>
      </w:pPr>
      <w:r w:rsidRPr="00372DCE">
        <w:rPr>
          <w:b/>
          <w:bCs/>
          <w:sz w:val="48"/>
          <w:szCs w:val="48"/>
          <w:lang w:val="en-DE"/>
        </w:rPr>
        <w:drawing>
          <wp:inline distT="0" distB="0" distL="0" distR="0" wp14:anchorId="0959AB16" wp14:editId="3A2E34B9">
            <wp:extent cx="5731510" cy="2256155"/>
            <wp:effectExtent l="0" t="0" r="2540" b="0"/>
            <wp:docPr id="1910304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256155"/>
                    </a:xfrm>
                    <a:prstGeom prst="rect">
                      <a:avLst/>
                    </a:prstGeom>
                    <a:noFill/>
                    <a:ln>
                      <a:noFill/>
                    </a:ln>
                  </pic:spPr>
                </pic:pic>
              </a:graphicData>
            </a:graphic>
          </wp:inline>
        </w:drawing>
      </w:r>
    </w:p>
    <w:p w14:paraId="5137F483" w14:textId="77777777" w:rsidR="00372DCE" w:rsidRPr="00372DCE" w:rsidRDefault="00372DCE" w:rsidP="00372DCE">
      <w:pPr>
        <w:rPr>
          <w:b/>
          <w:bCs/>
          <w:sz w:val="48"/>
          <w:szCs w:val="48"/>
          <w:lang w:val="en-DE"/>
        </w:rPr>
      </w:pPr>
      <w:r w:rsidRPr="00372DCE">
        <w:rPr>
          <w:b/>
          <w:bCs/>
          <w:sz w:val="48"/>
          <w:szCs w:val="48"/>
          <w:lang w:val="en-DE"/>
        </w:rPr>
        <w:t>Using the following boilerplate, try to style the div with class of window like the above picture!</w:t>
      </w:r>
    </w:p>
    <w:p w14:paraId="6AAC3395" w14:textId="77777777" w:rsidR="00372DCE" w:rsidRPr="00372DCE" w:rsidRDefault="00372DCE" w:rsidP="00372DCE">
      <w:pPr>
        <w:rPr>
          <w:b/>
          <w:bCs/>
          <w:sz w:val="48"/>
          <w:szCs w:val="48"/>
          <w:lang w:val="en-DE"/>
        </w:rPr>
      </w:pPr>
      <w:r w:rsidRPr="00372DCE">
        <w:rPr>
          <w:b/>
          <w:bCs/>
          <w:sz w:val="48"/>
          <w:szCs w:val="48"/>
          <w:lang w:val="en-DE"/>
        </w:rPr>
        <w:t>&lt;!DOCTYPE html&gt;</w:t>
      </w:r>
    </w:p>
    <w:p w14:paraId="6B43CDD8" w14:textId="77777777" w:rsidR="00372DCE" w:rsidRPr="00372DCE" w:rsidRDefault="00372DCE" w:rsidP="00372DCE">
      <w:pPr>
        <w:rPr>
          <w:b/>
          <w:bCs/>
          <w:sz w:val="48"/>
          <w:szCs w:val="48"/>
          <w:lang w:val="en-DE"/>
        </w:rPr>
      </w:pPr>
      <w:r w:rsidRPr="00372DCE">
        <w:rPr>
          <w:b/>
          <w:bCs/>
          <w:sz w:val="48"/>
          <w:szCs w:val="48"/>
          <w:lang w:val="en-DE"/>
        </w:rPr>
        <w:t>&lt;html lang="en"&gt;</w:t>
      </w:r>
    </w:p>
    <w:p w14:paraId="233CB4D5" w14:textId="77777777" w:rsidR="00372DCE" w:rsidRPr="00372DCE" w:rsidRDefault="00372DCE" w:rsidP="00372DCE">
      <w:pPr>
        <w:rPr>
          <w:b/>
          <w:bCs/>
          <w:sz w:val="48"/>
          <w:szCs w:val="48"/>
          <w:lang w:val="en-DE"/>
        </w:rPr>
      </w:pPr>
      <w:r w:rsidRPr="00372DCE">
        <w:rPr>
          <w:b/>
          <w:bCs/>
          <w:sz w:val="48"/>
          <w:szCs w:val="48"/>
          <w:lang w:val="en-DE"/>
        </w:rPr>
        <w:t xml:space="preserve">  &lt;head&gt;</w:t>
      </w:r>
    </w:p>
    <w:p w14:paraId="6AF20F71" w14:textId="77777777" w:rsidR="00372DCE" w:rsidRPr="00372DCE" w:rsidRDefault="00372DCE" w:rsidP="00372DCE">
      <w:pPr>
        <w:rPr>
          <w:b/>
          <w:bCs/>
          <w:sz w:val="48"/>
          <w:szCs w:val="48"/>
          <w:lang w:val="en-DE"/>
        </w:rPr>
      </w:pPr>
      <w:r w:rsidRPr="00372DCE">
        <w:rPr>
          <w:b/>
          <w:bCs/>
          <w:sz w:val="48"/>
          <w:szCs w:val="48"/>
          <w:lang w:val="en-DE"/>
        </w:rPr>
        <w:t xml:space="preserve">    &lt;meta charset="UTF-8" /&gt;</w:t>
      </w:r>
    </w:p>
    <w:p w14:paraId="63474780" w14:textId="77777777" w:rsidR="00372DCE" w:rsidRPr="00372DCE" w:rsidRDefault="00372DCE" w:rsidP="00372DCE">
      <w:pPr>
        <w:rPr>
          <w:b/>
          <w:bCs/>
          <w:sz w:val="48"/>
          <w:szCs w:val="48"/>
          <w:lang w:val="en-DE"/>
        </w:rPr>
      </w:pPr>
      <w:r w:rsidRPr="00372DCE">
        <w:rPr>
          <w:b/>
          <w:bCs/>
          <w:sz w:val="48"/>
          <w:szCs w:val="48"/>
          <w:lang w:val="en-DE"/>
        </w:rPr>
        <w:lastRenderedPageBreak/>
        <w:t xml:space="preserve">    &lt;meta http-equiv="X-UA-Compatible" content="IE=edge" /&gt;</w:t>
      </w:r>
    </w:p>
    <w:p w14:paraId="408EF79B" w14:textId="77777777" w:rsidR="00372DCE" w:rsidRPr="00372DCE" w:rsidRDefault="00372DCE" w:rsidP="00372DCE">
      <w:pPr>
        <w:rPr>
          <w:b/>
          <w:bCs/>
          <w:sz w:val="48"/>
          <w:szCs w:val="48"/>
          <w:lang w:val="en-DE"/>
        </w:rPr>
      </w:pPr>
      <w:r w:rsidRPr="00372DCE">
        <w:rPr>
          <w:b/>
          <w:bCs/>
          <w:sz w:val="48"/>
          <w:szCs w:val="48"/>
          <w:lang w:val="en-DE"/>
        </w:rPr>
        <w:t xml:space="preserve">    &lt;meta name="viewport" content="width=device-width, initial-scale=1.0" /&gt;</w:t>
      </w:r>
    </w:p>
    <w:p w14:paraId="47BDC3AF" w14:textId="77777777" w:rsidR="00372DCE" w:rsidRPr="00372DCE" w:rsidRDefault="00372DCE" w:rsidP="00372DCE">
      <w:pPr>
        <w:rPr>
          <w:b/>
          <w:bCs/>
          <w:sz w:val="48"/>
          <w:szCs w:val="48"/>
          <w:lang w:val="en-DE"/>
        </w:rPr>
      </w:pPr>
      <w:r w:rsidRPr="00372DCE">
        <w:rPr>
          <w:b/>
          <w:bCs/>
          <w:sz w:val="48"/>
          <w:szCs w:val="48"/>
          <w:lang w:val="en-DE"/>
        </w:rPr>
        <w:t xml:space="preserve">    &lt;link rel="stylesheet" href="styles.css" /&gt;</w:t>
      </w:r>
    </w:p>
    <w:p w14:paraId="5608EA43" w14:textId="77777777" w:rsidR="00372DCE" w:rsidRPr="00372DCE" w:rsidRDefault="00372DCE" w:rsidP="00372DCE">
      <w:pPr>
        <w:rPr>
          <w:b/>
          <w:bCs/>
          <w:sz w:val="48"/>
          <w:szCs w:val="48"/>
          <w:lang w:val="en-DE"/>
        </w:rPr>
      </w:pPr>
      <w:r w:rsidRPr="00372DCE">
        <w:rPr>
          <w:b/>
          <w:bCs/>
          <w:sz w:val="48"/>
          <w:szCs w:val="48"/>
          <w:lang w:val="en-DE"/>
        </w:rPr>
        <w:t xml:space="preserve">    &lt;title&gt;Document&lt;/title&gt;</w:t>
      </w:r>
    </w:p>
    <w:p w14:paraId="2F0FF671" w14:textId="77777777" w:rsidR="00372DCE" w:rsidRPr="00372DCE" w:rsidRDefault="00372DCE" w:rsidP="00372DCE">
      <w:pPr>
        <w:rPr>
          <w:b/>
          <w:bCs/>
          <w:sz w:val="48"/>
          <w:szCs w:val="48"/>
          <w:lang w:val="en-DE"/>
        </w:rPr>
      </w:pPr>
      <w:r w:rsidRPr="00372DCE">
        <w:rPr>
          <w:b/>
          <w:bCs/>
          <w:sz w:val="48"/>
          <w:szCs w:val="48"/>
          <w:lang w:val="en-DE"/>
        </w:rPr>
        <w:t xml:space="preserve">  &lt;/head&gt;</w:t>
      </w:r>
    </w:p>
    <w:p w14:paraId="126E0852" w14:textId="77777777" w:rsidR="00372DCE" w:rsidRPr="00372DCE" w:rsidRDefault="00372DCE" w:rsidP="00372DCE">
      <w:pPr>
        <w:rPr>
          <w:b/>
          <w:bCs/>
          <w:sz w:val="48"/>
          <w:szCs w:val="48"/>
          <w:lang w:val="en-DE"/>
        </w:rPr>
      </w:pPr>
      <w:r w:rsidRPr="00372DCE">
        <w:rPr>
          <w:b/>
          <w:bCs/>
          <w:sz w:val="48"/>
          <w:szCs w:val="48"/>
          <w:lang w:val="en-DE"/>
        </w:rPr>
        <w:t xml:space="preserve">  &lt;body&gt;</w:t>
      </w:r>
    </w:p>
    <w:p w14:paraId="2241FF44" w14:textId="77777777" w:rsidR="00372DCE" w:rsidRPr="00372DCE" w:rsidRDefault="00372DCE" w:rsidP="00372DCE">
      <w:pPr>
        <w:rPr>
          <w:b/>
          <w:bCs/>
          <w:sz w:val="48"/>
          <w:szCs w:val="48"/>
          <w:lang w:val="en-DE"/>
        </w:rPr>
      </w:pPr>
      <w:r w:rsidRPr="00372DCE">
        <w:rPr>
          <w:b/>
          <w:bCs/>
          <w:sz w:val="48"/>
          <w:szCs w:val="48"/>
          <w:lang w:val="en-DE"/>
        </w:rPr>
        <w:t xml:space="preserve">    &lt;div class="window"&gt;</w:t>
      </w:r>
    </w:p>
    <w:p w14:paraId="58EAA67F" w14:textId="77777777" w:rsidR="00372DCE" w:rsidRPr="00372DCE" w:rsidRDefault="00372DCE" w:rsidP="00372DCE">
      <w:pPr>
        <w:rPr>
          <w:b/>
          <w:bCs/>
          <w:sz w:val="48"/>
          <w:szCs w:val="48"/>
          <w:lang w:val="en-DE"/>
        </w:rPr>
      </w:pPr>
      <w:r w:rsidRPr="00372DCE">
        <w:rPr>
          <w:b/>
          <w:bCs/>
          <w:sz w:val="48"/>
          <w:szCs w:val="48"/>
          <w:lang w:val="en-DE"/>
        </w:rPr>
        <w:t xml:space="preserve">      &lt;div class="border"&gt;&lt;/div&gt;</w:t>
      </w:r>
    </w:p>
    <w:p w14:paraId="3D024B53" w14:textId="77777777" w:rsidR="00372DCE" w:rsidRPr="00372DCE" w:rsidRDefault="00372DCE" w:rsidP="00372DCE">
      <w:pPr>
        <w:rPr>
          <w:b/>
          <w:bCs/>
          <w:sz w:val="48"/>
          <w:szCs w:val="48"/>
          <w:lang w:val="en-DE"/>
        </w:rPr>
      </w:pPr>
      <w:r w:rsidRPr="00372DCE">
        <w:rPr>
          <w:b/>
          <w:bCs/>
          <w:sz w:val="48"/>
          <w:szCs w:val="48"/>
          <w:lang w:val="en-DE"/>
        </w:rPr>
        <w:t xml:space="preserve">      &lt;img</w:t>
      </w:r>
    </w:p>
    <w:p w14:paraId="1C108C4A" w14:textId="77777777" w:rsidR="00372DCE" w:rsidRPr="00372DCE" w:rsidRDefault="00372DCE" w:rsidP="00372DCE">
      <w:pPr>
        <w:rPr>
          <w:b/>
          <w:bCs/>
          <w:sz w:val="48"/>
          <w:szCs w:val="48"/>
          <w:lang w:val="en-DE"/>
        </w:rPr>
      </w:pPr>
      <w:r w:rsidRPr="00372DCE">
        <w:rPr>
          <w:b/>
          <w:bCs/>
          <w:sz w:val="48"/>
          <w:szCs w:val="48"/>
          <w:lang w:val="en-DE"/>
        </w:rPr>
        <w:t xml:space="preserve">        src="https://i.postimg.cc/wTQJ3hgb/error.png"</w:t>
      </w:r>
    </w:p>
    <w:p w14:paraId="41E2C441" w14:textId="77777777" w:rsidR="00372DCE" w:rsidRPr="00372DCE" w:rsidRDefault="00372DCE" w:rsidP="00372DCE">
      <w:pPr>
        <w:rPr>
          <w:b/>
          <w:bCs/>
          <w:sz w:val="48"/>
          <w:szCs w:val="48"/>
          <w:lang w:val="en-DE"/>
        </w:rPr>
      </w:pPr>
      <w:r w:rsidRPr="00372DCE">
        <w:rPr>
          <w:b/>
          <w:bCs/>
          <w:sz w:val="48"/>
          <w:szCs w:val="48"/>
          <w:lang w:val="en-DE"/>
        </w:rPr>
        <w:t xml:space="preserve">        width="20"</w:t>
      </w:r>
    </w:p>
    <w:p w14:paraId="338FD57E" w14:textId="77777777" w:rsidR="00372DCE" w:rsidRPr="00372DCE" w:rsidRDefault="00372DCE" w:rsidP="00372DCE">
      <w:pPr>
        <w:rPr>
          <w:b/>
          <w:bCs/>
          <w:sz w:val="48"/>
          <w:szCs w:val="48"/>
          <w:lang w:val="en-DE"/>
        </w:rPr>
      </w:pPr>
      <w:r w:rsidRPr="00372DCE">
        <w:rPr>
          <w:b/>
          <w:bCs/>
          <w:sz w:val="48"/>
          <w:szCs w:val="48"/>
          <w:lang w:val="en-DE"/>
        </w:rPr>
        <w:t xml:space="preserve">        height="20"</w:t>
      </w:r>
    </w:p>
    <w:p w14:paraId="2FFE217C" w14:textId="77777777" w:rsidR="00372DCE" w:rsidRPr="00372DCE" w:rsidRDefault="00372DCE" w:rsidP="00372DCE">
      <w:pPr>
        <w:rPr>
          <w:b/>
          <w:bCs/>
          <w:sz w:val="48"/>
          <w:szCs w:val="48"/>
          <w:lang w:val="en-DE"/>
        </w:rPr>
      </w:pPr>
      <w:r w:rsidRPr="00372DCE">
        <w:rPr>
          <w:b/>
          <w:bCs/>
          <w:sz w:val="48"/>
          <w:szCs w:val="48"/>
          <w:lang w:val="en-DE"/>
        </w:rPr>
        <w:t xml:space="preserve">        alt=""</w:t>
      </w:r>
    </w:p>
    <w:p w14:paraId="43575C4D" w14:textId="77777777" w:rsidR="00372DCE" w:rsidRPr="00372DCE" w:rsidRDefault="00372DCE" w:rsidP="00372DCE">
      <w:pPr>
        <w:rPr>
          <w:b/>
          <w:bCs/>
          <w:sz w:val="48"/>
          <w:szCs w:val="48"/>
          <w:lang w:val="en-DE"/>
        </w:rPr>
      </w:pPr>
      <w:r w:rsidRPr="00372DCE">
        <w:rPr>
          <w:b/>
          <w:bCs/>
          <w:sz w:val="48"/>
          <w:szCs w:val="48"/>
          <w:lang w:val="en-DE"/>
        </w:rPr>
        <w:lastRenderedPageBreak/>
        <w:t xml:space="preserve">      /&gt;</w:t>
      </w:r>
    </w:p>
    <w:p w14:paraId="097CD00A" w14:textId="77777777" w:rsidR="00372DCE" w:rsidRPr="00372DCE" w:rsidRDefault="00372DCE" w:rsidP="00372DCE">
      <w:pPr>
        <w:rPr>
          <w:b/>
          <w:bCs/>
          <w:sz w:val="48"/>
          <w:szCs w:val="48"/>
          <w:lang w:val="en-DE"/>
        </w:rPr>
      </w:pPr>
      <w:r w:rsidRPr="00372DCE">
        <w:rPr>
          <w:b/>
          <w:bCs/>
          <w:sz w:val="48"/>
          <w:szCs w:val="48"/>
          <w:lang w:val="en-DE"/>
        </w:rPr>
        <w:t xml:space="preserve">    &lt;/div&gt;</w:t>
      </w:r>
    </w:p>
    <w:p w14:paraId="1445CFD9" w14:textId="77777777" w:rsidR="00372DCE" w:rsidRPr="00372DCE" w:rsidRDefault="00372DCE" w:rsidP="00372DCE">
      <w:pPr>
        <w:rPr>
          <w:b/>
          <w:bCs/>
          <w:sz w:val="48"/>
          <w:szCs w:val="48"/>
          <w:lang w:val="en-DE"/>
        </w:rPr>
      </w:pPr>
      <w:r w:rsidRPr="00372DCE">
        <w:rPr>
          <w:b/>
          <w:bCs/>
          <w:sz w:val="48"/>
          <w:szCs w:val="48"/>
          <w:lang w:val="en-DE"/>
        </w:rPr>
        <w:t xml:space="preserve">  &lt;/body&gt;</w:t>
      </w:r>
    </w:p>
    <w:p w14:paraId="554384DB" w14:textId="77777777" w:rsidR="00372DCE" w:rsidRPr="00372DCE" w:rsidRDefault="00372DCE" w:rsidP="00372DCE">
      <w:pPr>
        <w:rPr>
          <w:b/>
          <w:bCs/>
          <w:sz w:val="48"/>
          <w:szCs w:val="48"/>
          <w:lang w:val="en-DE"/>
        </w:rPr>
      </w:pPr>
      <w:r w:rsidRPr="00372DCE">
        <w:rPr>
          <w:b/>
          <w:bCs/>
          <w:sz w:val="48"/>
          <w:szCs w:val="48"/>
          <w:lang w:val="en-DE"/>
        </w:rPr>
        <w:t>&lt;/html&gt;</w:t>
      </w:r>
    </w:p>
    <w:p w14:paraId="58984002" w14:textId="77777777" w:rsidR="00372DCE" w:rsidRDefault="00372DCE" w:rsidP="00372DCE">
      <w:pPr>
        <w:rPr>
          <w:b/>
          <w:bCs/>
          <w:sz w:val="48"/>
          <w:szCs w:val="48"/>
          <w:lang w:val="en-DE"/>
        </w:rPr>
      </w:pPr>
    </w:p>
    <w:p w14:paraId="153D26E3" w14:textId="77777777" w:rsidR="00372DCE" w:rsidRDefault="00372DCE" w:rsidP="00372DCE">
      <w:pPr>
        <w:rPr>
          <w:b/>
          <w:bCs/>
          <w:sz w:val="48"/>
          <w:szCs w:val="48"/>
          <w:lang w:val="en-DE"/>
        </w:rPr>
      </w:pPr>
    </w:p>
    <w:p w14:paraId="152DCE31" w14:textId="77777777" w:rsidR="00372DCE" w:rsidRDefault="00372DCE" w:rsidP="00372DCE">
      <w:pPr>
        <w:rPr>
          <w:b/>
          <w:bCs/>
          <w:sz w:val="48"/>
          <w:szCs w:val="48"/>
          <w:lang w:val="en-DE"/>
        </w:rPr>
      </w:pPr>
    </w:p>
    <w:p w14:paraId="12724B69" w14:textId="77777777" w:rsidR="00372DCE" w:rsidRDefault="00372DCE" w:rsidP="00372DCE">
      <w:pPr>
        <w:rPr>
          <w:b/>
          <w:bCs/>
          <w:sz w:val="48"/>
          <w:szCs w:val="48"/>
          <w:lang w:val="en-DE"/>
        </w:rPr>
      </w:pPr>
    </w:p>
    <w:p w14:paraId="0233B73A" w14:textId="77777777" w:rsidR="00372DCE" w:rsidRDefault="00372DCE" w:rsidP="00372DCE">
      <w:pPr>
        <w:rPr>
          <w:b/>
          <w:bCs/>
          <w:sz w:val="48"/>
          <w:szCs w:val="48"/>
          <w:lang w:val="en-DE"/>
        </w:rPr>
      </w:pPr>
    </w:p>
    <w:p w14:paraId="0FF0957C" w14:textId="77777777" w:rsidR="00372DCE" w:rsidRDefault="00372DCE" w:rsidP="00372DCE">
      <w:pPr>
        <w:rPr>
          <w:b/>
          <w:bCs/>
          <w:sz w:val="48"/>
          <w:szCs w:val="48"/>
          <w:lang w:val="en-DE"/>
        </w:rPr>
      </w:pPr>
    </w:p>
    <w:p w14:paraId="6A1F084D" w14:textId="77777777" w:rsidR="00372DCE" w:rsidRDefault="00372DCE" w:rsidP="00372DCE">
      <w:pPr>
        <w:rPr>
          <w:b/>
          <w:bCs/>
          <w:sz w:val="48"/>
          <w:szCs w:val="48"/>
          <w:lang w:val="en-DE"/>
        </w:rPr>
      </w:pPr>
    </w:p>
    <w:p w14:paraId="4A09E22B" w14:textId="77777777" w:rsidR="00372DCE" w:rsidRDefault="00372DCE" w:rsidP="00372DCE">
      <w:pPr>
        <w:rPr>
          <w:b/>
          <w:bCs/>
          <w:sz w:val="48"/>
          <w:szCs w:val="48"/>
          <w:lang w:val="en-DE"/>
        </w:rPr>
      </w:pPr>
    </w:p>
    <w:p w14:paraId="5877E1B4" w14:textId="77777777" w:rsidR="00372DCE" w:rsidRDefault="00372DCE" w:rsidP="00372DCE">
      <w:pPr>
        <w:rPr>
          <w:b/>
          <w:bCs/>
          <w:sz w:val="48"/>
          <w:szCs w:val="48"/>
          <w:lang w:val="en-DE"/>
        </w:rPr>
      </w:pPr>
    </w:p>
    <w:p w14:paraId="3A831D6E" w14:textId="77777777" w:rsidR="00372DCE" w:rsidRDefault="00372DCE" w:rsidP="00372DCE">
      <w:pPr>
        <w:rPr>
          <w:b/>
          <w:bCs/>
          <w:sz w:val="48"/>
          <w:szCs w:val="48"/>
          <w:lang w:val="en-DE"/>
        </w:rPr>
      </w:pPr>
    </w:p>
    <w:p w14:paraId="2FCC3025" w14:textId="77777777" w:rsidR="00372DCE" w:rsidRDefault="00372DCE" w:rsidP="00372DCE">
      <w:pPr>
        <w:rPr>
          <w:b/>
          <w:bCs/>
          <w:sz w:val="48"/>
          <w:szCs w:val="48"/>
          <w:lang w:val="en-DE"/>
        </w:rPr>
      </w:pPr>
    </w:p>
    <w:p w14:paraId="4274BD9B" w14:textId="77777777" w:rsidR="00372DCE" w:rsidRDefault="00372DCE" w:rsidP="00372DCE">
      <w:pPr>
        <w:rPr>
          <w:b/>
          <w:bCs/>
          <w:sz w:val="48"/>
          <w:szCs w:val="48"/>
          <w:lang w:val="en-DE"/>
        </w:rPr>
      </w:pPr>
    </w:p>
    <w:p w14:paraId="3F7D6DFB" w14:textId="77777777" w:rsidR="00372DCE" w:rsidRDefault="00372DCE" w:rsidP="00372DCE">
      <w:pPr>
        <w:rPr>
          <w:b/>
          <w:bCs/>
          <w:sz w:val="48"/>
          <w:szCs w:val="48"/>
          <w:lang w:val="en-DE"/>
        </w:rPr>
      </w:pPr>
    </w:p>
    <w:p w14:paraId="672D2146" w14:textId="77777777" w:rsidR="00372DCE" w:rsidRPr="00372DCE" w:rsidRDefault="00372DCE" w:rsidP="00372DCE">
      <w:pPr>
        <w:rPr>
          <w:b/>
          <w:bCs/>
          <w:sz w:val="48"/>
          <w:szCs w:val="48"/>
          <w:lang w:val="en-DE"/>
        </w:rPr>
      </w:pPr>
      <w:r w:rsidRPr="00372DCE">
        <w:rPr>
          <w:rFonts w:ascii="Segoe UI Emoji" w:hAnsi="Segoe UI Emoji" w:cs="Segoe UI Emoji"/>
          <w:b/>
          <w:bCs/>
          <w:sz w:val="48"/>
          <w:szCs w:val="48"/>
          <w:lang w:val="en-DE"/>
        </w:rPr>
        <w:lastRenderedPageBreak/>
        <w:t>🧩</w:t>
      </w:r>
      <w:r w:rsidRPr="00372DCE">
        <w:rPr>
          <w:b/>
          <w:bCs/>
          <w:sz w:val="48"/>
          <w:szCs w:val="48"/>
          <w:lang w:val="en-DE"/>
        </w:rPr>
        <w:t xml:space="preserve"> Challenge</w:t>
      </w:r>
    </w:p>
    <w:p w14:paraId="49626221" w14:textId="77777777" w:rsidR="00372DCE" w:rsidRPr="00372DCE" w:rsidRDefault="00372DCE" w:rsidP="00372DCE">
      <w:pPr>
        <w:rPr>
          <w:b/>
          <w:bCs/>
          <w:sz w:val="48"/>
          <w:szCs w:val="48"/>
          <w:lang w:val="en-DE"/>
        </w:rPr>
      </w:pPr>
      <w:r w:rsidRPr="00372DCE">
        <w:rPr>
          <w:b/>
          <w:bCs/>
          <w:sz w:val="48"/>
          <w:szCs w:val="48"/>
          <w:lang w:val="en-DE"/>
        </w:rPr>
        <w:t xml:space="preserve">Lesson Progress </w:t>
      </w:r>
    </w:p>
    <w:p w14:paraId="5E5B74D0" w14:textId="77777777" w:rsidR="00372DCE" w:rsidRPr="00372DCE" w:rsidRDefault="00372DCE" w:rsidP="00372DCE">
      <w:pPr>
        <w:rPr>
          <w:b/>
          <w:bCs/>
          <w:sz w:val="48"/>
          <w:szCs w:val="48"/>
          <w:lang w:val="en-DE"/>
        </w:rPr>
      </w:pPr>
      <w:r w:rsidRPr="00372DCE">
        <w:rPr>
          <w:b/>
          <w:bCs/>
          <w:sz w:val="48"/>
          <w:szCs w:val="48"/>
          <w:lang w:val="en-DE"/>
        </w:rPr>
        <w:t xml:space="preserve">0% Complete </w:t>
      </w:r>
    </w:p>
    <w:p w14:paraId="759D2DD2" w14:textId="77777777" w:rsidR="00372DCE" w:rsidRPr="00372DCE" w:rsidRDefault="00372DCE" w:rsidP="00372DCE">
      <w:pPr>
        <w:rPr>
          <w:b/>
          <w:bCs/>
          <w:sz w:val="48"/>
          <w:szCs w:val="48"/>
          <w:lang w:val="en-DE"/>
        </w:rPr>
      </w:pPr>
      <w:r w:rsidRPr="00372DCE">
        <w:rPr>
          <w:b/>
          <w:bCs/>
          <w:sz w:val="48"/>
          <w:szCs w:val="48"/>
          <w:lang w:val="en-DE"/>
        </w:rPr>
        <w:t>At this point you must have 3 working websites:</w:t>
      </w:r>
    </w:p>
    <w:p w14:paraId="29F3BE76" w14:textId="77777777" w:rsidR="00372DCE" w:rsidRPr="00372DCE" w:rsidRDefault="00372DCE" w:rsidP="00372DCE">
      <w:pPr>
        <w:numPr>
          <w:ilvl w:val="0"/>
          <w:numId w:val="33"/>
        </w:numPr>
        <w:rPr>
          <w:b/>
          <w:bCs/>
          <w:sz w:val="48"/>
          <w:szCs w:val="48"/>
          <w:lang w:val="en-DE"/>
        </w:rPr>
      </w:pPr>
      <w:r w:rsidRPr="00372DCE">
        <w:rPr>
          <w:b/>
          <w:bCs/>
          <w:sz w:val="48"/>
          <w:szCs w:val="48"/>
          <w:lang w:val="en-DE"/>
        </w:rPr>
        <w:t>An HTML resume with semantic elements and CSS styles</w:t>
      </w:r>
    </w:p>
    <w:p w14:paraId="06DE815F" w14:textId="77777777" w:rsidR="00372DCE" w:rsidRPr="00372DCE" w:rsidRDefault="00372DCE" w:rsidP="00372DCE">
      <w:pPr>
        <w:numPr>
          <w:ilvl w:val="0"/>
          <w:numId w:val="33"/>
        </w:numPr>
        <w:rPr>
          <w:b/>
          <w:bCs/>
          <w:sz w:val="48"/>
          <w:szCs w:val="48"/>
          <w:lang w:val="en-DE"/>
        </w:rPr>
      </w:pPr>
      <w:r w:rsidRPr="00372DCE">
        <w:rPr>
          <w:b/>
          <w:bCs/>
          <w:sz w:val="48"/>
          <w:szCs w:val="48"/>
          <w:lang w:val="en-DE"/>
        </w:rPr>
        <w:t>A landing page with semantic elements and CSS styles</w:t>
      </w:r>
    </w:p>
    <w:p w14:paraId="2115DE73" w14:textId="77777777" w:rsidR="00372DCE" w:rsidRPr="00372DCE" w:rsidRDefault="00372DCE" w:rsidP="00372DCE">
      <w:pPr>
        <w:numPr>
          <w:ilvl w:val="0"/>
          <w:numId w:val="33"/>
        </w:numPr>
        <w:rPr>
          <w:b/>
          <w:bCs/>
          <w:sz w:val="48"/>
          <w:szCs w:val="48"/>
          <w:lang w:val="en-DE"/>
        </w:rPr>
      </w:pPr>
      <w:r w:rsidRPr="00372DCE">
        <w:rPr>
          <w:b/>
          <w:bCs/>
          <w:sz w:val="48"/>
          <w:szCs w:val="48"/>
          <w:lang w:val="en-DE"/>
        </w:rPr>
        <w:t>A multi-page website, again, with semantic element and CSS styles</w:t>
      </w:r>
    </w:p>
    <w:p w14:paraId="5F039973" w14:textId="77777777" w:rsidR="00372DCE" w:rsidRPr="00372DCE" w:rsidRDefault="00372DCE" w:rsidP="00372DCE">
      <w:pPr>
        <w:rPr>
          <w:b/>
          <w:bCs/>
          <w:sz w:val="48"/>
          <w:szCs w:val="48"/>
          <w:lang w:val="en-DE"/>
        </w:rPr>
      </w:pPr>
      <w:r w:rsidRPr="00372DCE">
        <w:rPr>
          <w:b/>
          <w:bCs/>
          <w:sz w:val="48"/>
          <w:szCs w:val="48"/>
          <w:lang w:val="en-DE"/>
        </w:rPr>
        <w:t>But… are they responsive?</w:t>
      </w:r>
    </w:p>
    <w:p w14:paraId="2822A90B" w14:textId="77777777" w:rsidR="00372DCE" w:rsidRPr="00372DCE" w:rsidRDefault="00372DCE" w:rsidP="00372DCE">
      <w:pPr>
        <w:rPr>
          <w:b/>
          <w:bCs/>
          <w:sz w:val="48"/>
          <w:szCs w:val="48"/>
          <w:lang w:val="en-DE"/>
        </w:rPr>
      </w:pPr>
      <w:r w:rsidRPr="00372DCE">
        <w:rPr>
          <w:b/>
          <w:bCs/>
          <w:sz w:val="48"/>
          <w:szCs w:val="48"/>
          <w:lang w:val="en-DE"/>
        </w:rPr>
        <w:t>Start any of the projects in your development environment!</w:t>
      </w:r>
    </w:p>
    <w:p w14:paraId="54BBE3C9" w14:textId="77777777" w:rsidR="00372DCE" w:rsidRPr="00372DCE" w:rsidRDefault="00372DCE" w:rsidP="00372DCE">
      <w:pPr>
        <w:rPr>
          <w:b/>
          <w:bCs/>
          <w:sz w:val="48"/>
          <w:szCs w:val="48"/>
          <w:lang w:val="en-DE"/>
        </w:rPr>
      </w:pPr>
      <w:r w:rsidRPr="00372DCE">
        <w:rPr>
          <w:b/>
          <w:bCs/>
          <w:sz w:val="48"/>
          <w:szCs w:val="48"/>
          <w:lang w:val="en-DE"/>
        </w:rPr>
        <w:t>Goal</w:t>
      </w:r>
    </w:p>
    <w:p w14:paraId="471E7939" w14:textId="77777777" w:rsidR="00372DCE" w:rsidRPr="00372DCE" w:rsidRDefault="00372DCE" w:rsidP="00372DCE">
      <w:pPr>
        <w:rPr>
          <w:b/>
          <w:bCs/>
          <w:sz w:val="48"/>
          <w:szCs w:val="48"/>
          <w:lang w:val="en-DE"/>
        </w:rPr>
      </w:pPr>
      <w:r w:rsidRPr="00372DCE">
        <w:rPr>
          <w:b/>
          <w:bCs/>
          <w:sz w:val="48"/>
          <w:szCs w:val="48"/>
          <w:lang w:val="en-DE"/>
        </w:rPr>
        <w:t>Make sure your website is responsive</w:t>
      </w:r>
    </w:p>
    <w:p w14:paraId="771D6C6D" w14:textId="77777777" w:rsidR="00372DCE" w:rsidRPr="00372DCE" w:rsidRDefault="00372DCE" w:rsidP="00372DCE">
      <w:pPr>
        <w:rPr>
          <w:b/>
          <w:bCs/>
          <w:sz w:val="48"/>
          <w:szCs w:val="48"/>
          <w:lang w:val="en-DE"/>
        </w:rPr>
      </w:pPr>
      <w:r w:rsidRPr="00372DCE">
        <w:rPr>
          <w:b/>
          <w:bCs/>
          <w:sz w:val="48"/>
          <w:szCs w:val="48"/>
          <w:lang w:val="en-DE"/>
        </w:rPr>
        <w:t>Steps</w:t>
      </w:r>
    </w:p>
    <w:p w14:paraId="3ED580F1" w14:textId="77777777" w:rsidR="00372DCE" w:rsidRPr="00372DCE" w:rsidRDefault="00372DCE" w:rsidP="00372DCE">
      <w:pPr>
        <w:rPr>
          <w:b/>
          <w:bCs/>
          <w:sz w:val="48"/>
          <w:szCs w:val="48"/>
          <w:lang w:val="en-DE"/>
        </w:rPr>
      </w:pPr>
      <w:r w:rsidRPr="00372DCE">
        <w:rPr>
          <w:b/>
          <w:bCs/>
          <w:sz w:val="48"/>
          <w:szCs w:val="48"/>
          <w:lang w:val="en-DE"/>
        </w:rPr>
        <w:t>This one is easy</w:t>
      </w:r>
    </w:p>
    <w:p w14:paraId="1FC07465" w14:textId="77777777" w:rsidR="00372DCE" w:rsidRPr="00372DCE" w:rsidRDefault="00372DCE" w:rsidP="00372DCE">
      <w:pPr>
        <w:numPr>
          <w:ilvl w:val="0"/>
          <w:numId w:val="34"/>
        </w:numPr>
        <w:rPr>
          <w:b/>
          <w:bCs/>
          <w:sz w:val="48"/>
          <w:szCs w:val="48"/>
          <w:lang w:val="en-DE"/>
        </w:rPr>
      </w:pPr>
      <w:r w:rsidRPr="00372DCE">
        <w:rPr>
          <w:b/>
          <w:bCs/>
          <w:sz w:val="48"/>
          <w:szCs w:val="48"/>
          <w:lang w:val="en-DE"/>
        </w:rPr>
        <w:lastRenderedPageBreak/>
        <w:t>Start any of the projects in your development environment</w:t>
      </w:r>
    </w:p>
    <w:p w14:paraId="353E0E2D" w14:textId="77777777" w:rsidR="00372DCE" w:rsidRPr="00372DCE" w:rsidRDefault="00372DCE" w:rsidP="00372DCE">
      <w:pPr>
        <w:numPr>
          <w:ilvl w:val="0"/>
          <w:numId w:val="34"/>
        </w:numPr>
        <w:rPr>
          <w:b/>
          <w:bCs/>
          <w:sz w:val="48"/>
          <w:szCs w:val="48"/>
          <w:lang w:val="en-DE"/>
        </w:rPr>
      </w:pPr>
      <w:r w:rsidRPr="00372DCE">
        <w:rPr>
          <w:b/>
          <w:bCs/>
          <w:sz w:val="48"/>
          <w:szCs w:val="48"/>
          <w:lang w:val="en-DE"/>
        </w:rPr>
        <w:t>Copy the address in the preview window and open it on a tab in a browser</w:t>
      </w:r>
    </w:p>
    <w:p w14:paraId="28B292C4" w14:textId="77777777" w:rsidR="00372DCE" w:rsidRPr="00372DCE" w:rsidRDefault="00372DCE" w:rsidP="00372DCE">
      <w:pPr>
        <w:numPr>
          <w:ilvl w:val="0"/>
          <w:numId w:val="34"/>
        </w:numPr>
        <w:rPr>
          <w:b/>
          <w:bCs/>
          <w:sz w:val="48"/>
          <w:szCs w:val="48"/>
          <w:lang w:val="en-DE"/>
        </w:rPr>
      </w:pPr>
      <w:r w:rsidRPr="00372DCE">
        <w:rPr>
          <w:b/>
          <w:bCs/>
          <w:sz w:val="48"/>
          <w:szCs w:val="48"/>
          <w:lang w:val="en-DE"/>
        </w:rPr>
        <w:t xml:space="preserve">Inspect the page with your developer tools </w:t>
      </w:r>
    </w:p>
    <w:p w14:paraId="65B52871" w14:textId="77777777" w:rsidR="00372DCE" w:rsidRPr="00372DCE" w:rsidRDefault="00372DCE" w:rsidP="00372DCE">
      <w:pPr>
        <w:numPr>
          <w:ilvl w:val="1"/>
          <w:numId w:val="34"/>
        </w:numPr>
        <w:rPr>
          <w:b/>
          <w:bCs/>
          <w:sz w:val="48"/>
          <w:szCs w:val="48"/>
          <w:lang w:val="en-DE"/>
        </w:rPr>
      </w:pPr>
      <w:r w:rsidRPr="00372DCE">
        <w:rPr>
          <w:b/>
          <w:bCs/>
          <w:sz w:val="48"/>
          <w:szCs w:val="48"/>
          <w:lang w:val="en-DE"/>
        </w:rPr>
        <w:t xml:space="preserve">Chrome: </w:t>
      </w:r>
      <w:hyperlink r:id="rId15" w:tgtFrame="_blank" w:history="1">
        <w:r w:rsidRPr="00372DCE">
          <w:rPr>
            <w:rStyle w:val="Hyperlink"/>
            <w:b/>
            <w:bCs/>
            <w:sz w:val="48"/>
            <w:szCs w:val="48"/>
            <w:lang w:val="en-DE"/>
          </w:rPr>
          <w:t>https://developer.chrome.com/docs/devtools</w:t>
        </w:r>
      </w:hyperlink>
    </w:p>
    <w:p w14:paraId="71DD5C93" w14:textId="77777777" w:rsidR="00372DCE" w:rsidRPr="00372DCE" w:rsidRDefault="00372DCE" w:rsidP="00372DCE">
      <w:pPr>
        <w:numPr>
          <w:ilvl w:val="1"/>
          <w:numId w:val="34"/>
        </w:numPr>
        <w:rPr>
          <w:b/>
          <w:bCs/>
          <w:sz w:val="48"/>
          <w:szCs w:val="48"/>
          <w:lang w:val="en-DE"/>
        </w:rPr>
      </w:pPr>
      <w:r w:rsidRPr="00372DCE">
        <w:rPr>
          <w:b/>
          <w:bCs/>
          <w:sz w:val="48"/>
          <w:szCs w:val="48"/>
          <w:lang w:val="en-DE"/>
        </w:rPr>
        <w:t xml:space="preserve">Firefox: </w:t>
      </w:r>
      <w:hyperlink r:id="rId16" w:tgtFrame="_blank" w:history="1">
        <w:r w:rsidRPr="00372DCE">
          <w:rPr>
            <w:rStyle w:val="Hyperlink"/>
            <w:b/>
            <w:bCs/>
            <w:sz w:val="48"/>
            <w:szCs w:val="48"/>
            <w:lang w:val="en-DE"/>
          </w:rPr>
          <w:t>https://firefox-source-docs.mozilla.org/devtools-user/</w:t>
        </w:r>
      </w:hyperlink>
    </w:p>
    <w:p w14:paraId="54357853" w14:textId="77777777" w:rsidR="00372DCE" w:rsidRPr="00372DCE" w:rsidRDefault="00372DCE" w:rsidP="00372DCE">
      <w:pPr>
        <w:numPr>
          <w:ilvl w:val="1"/>
          <w:numId w:val="34"/>
        </w:numPr>
        <w:rPr>
          <w:b/>
          <w:bCs/>
          <w:sz w:val="48"/>
          <w:szCs w:val="48"/>
          <w:lang w:val="en-DE"/>
        </w:rPr>
      </w:pPr>
      <w:r w:rsidRPr="00372DCE">
        <w:rPr>
          <w:b/>
          <w:bCs/>
          <w:sz w:val="48"/>
          <w:szCs w:val="48"/>
          <w:lang w:val="en-DE"/>
        </w:rPr>
        <w:t xml:space="preserve">Safari: </w:t>
      </w:r>
      <w:hyperlink r:id="rId17" w:tgtFrame="_blank" w:history="1">
        <w:r w:rsidRPr="00372DCE">
          <w:rPr>
            <w:rStyle w:val="Hyperlink"/>
            <w:b/>
            <w:bCs/>
            <w:sz w:val="48"/>
            <w:szCs w:val="48"/>
            <w:lang w:val="en-DE"/>
          </w:rPr>
          <w:t>https://developer.apple.com/safari/tools/</w:t>
        </w:r>
      </w:hyperlink>
    </w:p>
    <w:p w14:paraId="2255EAFC" w14:textId="77777777" w:rsidR="00372DCE" w:rsidRPr="00372DCE" w:rsidRDefault="00372DCE" w:rsidP="00372DCE">
      <w:pPr>
        <w:numPr>
          <w:ilvl w:val="0"/>
          <w:numId w:val="34"/>
        </w:numPr>
        <w:rPr>
          <w:b/>
          <w:bCs/>
          <w:sz w:val="48"/>
          <w:szCs w:val="48"/>
          <w:lang w:val="en-DE"/>
        </w:rPr>
      </w:pPr>
      <w:r w:rsidRPr="00372DCE">
        <w:rPr>
          <w:b/>
          <w:bCs/>
          <w:sz w:val="48"/>
          <w:szCs w:val="48"/>
          <w:lang w:val="en-DE"/>
        </w:rPr>
        <w:t>Check how your website look at different screen sizes</w:t>
      </w:r>
    </w:p>
    <w:p w14:paraId="55248F6D" w14:textId="77777777" w:rsidR="00372DCE" w:rsidRPr="00372DCE" w:rsidRDefault="00372DCE" w:rsidP="00372DCE">
      <w:pPr>
        <w:numPr>
          <w:ilvl w:val="0"/>
          <w:numId w:val="34"/>
        </w:numPr>
        <w:rPr>
          <w:b/>
          <w:bCs/>
          <w:sz w:val="48"/>
          <w:szCs w:val="48"/>
          <w:lang w:val="en-DE"/>
        </w:rPr>
      </w:pPr>
      <w:r w:rsidRPr="00372DCE">
        <w:rPr>
          <w:b/>
          <w:bCs/>
          <w:sz w:val="48"/>
          <w:szCs w:val="48"/>
          <w:lang w:val="en-DE"/>
        </w:rPr>
        <w:t>Apply media queries where needed to make sure your website it’s beautiful no matter the device!</w:t>
      </w:r>
    </w:p>
    <w:p w14:paraId="769F262E" w14:textId="77777777" w:rsidR="00372DCE" w:rsidRPr="00372DCE" w:rsidRDefault="00372DCE" w:rsidP="00372DCE">
      <w:pPr>
        <w:rPr>
          <w:b/>
          <w:bCs/>
          <w:sz w:val="48"/>
          <w:szCs w:val="48"/>
          <w:lang w:val="en-DE"/>
        </w:rPr>
      </w:pPr>
      <w:r w:rsidRPr="00372DCE">
        <w:rPr>
          <w:b/>
          <w:bCs/>
          <w:sz w:val="48"/>
          <w:szCs w:val="48"/>
          <w:lang w:val="en-DE"/>
        </w:rPr>
        <w:lastRenderedPageBreak/>
        <w:t>Conclusion</w:t>
      </w:r>
    </w:p>
    <w:p w14:paraId="5288ADE4" w14:textId="77777777" w:rsidR="00372DCE" w:rsidRPr="00372DCE" w:rsidRDefault="00372DCE" w:rsidP="00372DCE">
      <w:pPr>
        <w:rPr>
          <w:b/>
          <w:bCs/>
          <w:sz w:val="48"/>
          <w:szCs w:val="48"/>
          <w:lang w:val="en-DE"/>
        </w:rPr>
      </w:pPr>
      <w:r w:rsidRPr="00372DCE">
        <w:rPr>
          <w:b/>
          <w:bCs/>
          <w:sz w:val="48"/>
          <w:szCs w:val="48"/>
          <w:lang w:val="en-DE"/>
        </w:rPr>
        <w:t xml:space="preserve">We encourage you to compare notes with your classmates, ask questions to your instructor and experiment as much as possible. Only a lot of practice and repetition will help you master the web, we are here to help you though </w:t>
      </w:r>
      <w:r w:rsidRPr="00372DCE">
        <w:rPr>
          <w:rFonts w:ascii="Segoe UI Emoji" w:hAnsi="Segoe UI Emoji" w:cs="Segoe UI Emoji"/>
          <w:b/>
          <w:bCs/>
          <w:sz w:val="48"/>
          <w:szCs w:val="48"/>
          <w:lang w:val="en-DE"/>
        </w:rPr>
        <w:t>🎉</w:t>
      </w:r>
    </w:p>
    <w:p w14:paraId="3EB316DB" w14:textId="77777777" w:rsidR="00372DCE" w:rsidRDefault="00372DCE" w:rsidP="00372DCE">
      <w:pPr>
        <w:rPr>
          <w:b/>
          <w:bCs/>
          <w:sz w:val="48"/>
          <w:szCs w:val="48"/>
          <w:lang w:val="en-DE"/>
        </w:rPr>
      </w:pPr>
    </w:p>
    <w:p w14:paraId="353B53E0" w14:textId="77777777" w:rsidR="00372DCE" w:rsidRPr="00372DCE" w:rsidRDefault="00372DCE" w:rsidP="00372DCE">
      <w:pPr>
        <w:rPr>
          <w:b/>
          <w:bCs/>
          <w:sz w:val="48"/>
          <w:szCs w:val="48"/>
          <w:lang w:val="en-DE"/>
        </w:rPr>
      </w:pPr>
    </w:p>
    <w:p w14:paraId="71F5C149" w14:textId="77777777" w:rsidR="00372DCE" w:rsidRDefault="00372DCE" w:rsidP="00190525">
      <w:pPr>
        <w:rPr>
          <w:lang w:val="en-DE"/>
        </w:rPr>
      </w:pPr>
    </w:p>
    <w:p w14:paraId="3A13DC65" w14:textId="77777777" w:rsidR="00372DCE" w:rsidRDefault="00372DCE" w:rsidP="00190525">
      <w:pPr>
        <w:rPr>
          <w:lang w:val="en-DE"/>
        </w:rPr>
      </w:pPr>
    </w:p>
    <w:p w14:paraId="031936AF" w14:textId="77777777" w:rsidR="00372DCE" w:rsidRDefault="00372DCE" w:rsidP="00190525">
      <w:pPr>
        <w:rPr>
          <w:lang w:val="en-DE"/>
        </w:rPr>
      </w:pPr>
    </w:p>
    <w:p w14:paraId="16F8AD28" w14:textId="77777777" w:rsidR="00372DCE" w:rsidRDefault="00372DCE" w:rsidP="00190525">
      <w:pPr>
        <w:rPr>
          <w:lang w:val="en-DE"/>
        </w:rPr>
      </w:pPr>
    </w:p>
    <w:p w14:paraId="6BE355E5" w14:textId="77777777" w:rsidR="00372DCE" w:rsidRDefault="00372DCE" w:rsidP="00190525">
      <w:pPr>
        <w:rPr>
          <w:lang w:val="en-DE"/>
        </w:rPr>
      </w:pPr>
    </w:p>
    <w:p w14:paraId="762CAE79" w14:textId="77777777" w:rsidR="00372DCE" w:rsidRDefault="00372DCE" w:rsidP="00190525">
      <w:pPr>
        <w:rPr>
          <w:lang w:val="en-DE"/>
        </w:rPr>
      </w:pPr>
    </w:p>
    <w:p w14:paraId="290AB079" w14:textId="77777777" w:rsidR="00372DCE" w:rsidRDefault="00372DCE" w:rsidP="00190525">
      <w:pPr>
        <w:rPr>
          <w:lang w:val="en-DE"/>
        </w:rPr>
      </w:pPr>
    </w:p>
    <w:p w14:paraId="787F0B42" w14:textId="77777777" w:rsidR="00372DCE" w:rsidRDefault="00372DCE" w:rsidP="00190525">
      <w:pPr>
        <w:rPr>
          <w:lang w:val="en-DE"/>
        </w:rPr>
      </w:pPr>
    </w:p>
    <w:p w14:paraId="71DF271E" w14:textId="77777777" w:rsidR="00372DCE" w:rsidRDefault="00372DCE" w:rsidP="00190525">
      <w:pPr>
        <w:rPr>
          <w:lang w:val="en-DE"/>
        </w:rPr>
      </w:pPr>
    </w:p>
    <w:p w14:paraId="46A0434C" w14:textId="77777777" w:rsidR="00372DCE" w:rsidRDefault="00372DCE" w:rsidP="00190525">
      <w:pPr>
        <w:rPr>
          <w:lang w:val="en-DE"/>
        </w:rPr>
      </w:pPr>
    </w:p>
    <w:p w14:paraId="4FC9DFFD" w14:textId="77777777" w:rsidR="00372DCE" w:rsidRDefault="00372DCE" w:rsidP="00190525">
      <w:pPr>
        <w:rPr>
          <w:lang w:val="en-DE"/>
        </w:rPr>
      </w:pPr>
    </w:p>
    <w:p w14:paraId="187B4539" w14:textId="77777777" w:rsidR="00372DCE" w:rsidRDefault="00372DCE" w:rsidP="00190525">
      <w:pPr>
        <w:rPr>
          <w:lang w:val="en-DE"/>
        </w:rPr>
      </w:pPr>
    </w:p>
    <w:p w14:paraId="501B1FD7" w14:textId="77777777" w:rsidR="00372DCE" w:rsidRDefault="00372DCE" w:rsidP="00190525">
      <w:pPr>
        <w:rPr>
          <w:lang w:val="en-DE"/>
        </w:rPr>
      </w:pPr>
    </w:p>
    <w:p w14:paraId="35FA0876" w14:textId="77777777" w:rsidR="00372DCE" w:rsidRDefault="00372DCE" w:rsidP="00190525">
      <w:pPr>
        <w:rPr>
          <w:lang w:val="en-DE"/>
        </w:rPr>
      </w:pPr>
    </w:p>
    <w:p w14:paraId="6ADEED02" w14:textId="77777777" w:rsidR="00372DCE" w:rsidRDefault="00372DCE" w:rsidP="00190525">
      <w:pPr>
        <w:rPr>
          <w:lang w:val="en-DE"/>
        </w:rPr>
      </w:pPr>
    </w:p>
    <w:p w14:paraId="34A542CE" w14:textId="77777777" w:rsidR="00372DCE" w:rsidRDefault="00372DCE" w:rsidP="00190525">
      <w:pPr>
        <w:rPr>
          <w:lang w:val="en-DE"/>
        </w:rPr>
      </w:pPr>
    </w:p>
    <w:p w14:paraId="0ACBCD57" w14:textId="77777777" w:rsidR="00372DCE" w:rsidRPr="00372DCE" w:rsidRDefault="00372DCE" w:rsidP="00372DCE">
      <w:pPr>
        <w:rPr>
          <w:b/>
          <w:bCs/>
          <w:lang w:val="en-DE"/>
        </w:rPr>
      </w:pPr>
      <w:r w:rsidRPr="00372DCE">
        <w:rPr>
          <w:rFonts w:ascii="Segoe UI Emoji" w:hAnsi="Segoe UI Emoji" w:cs="Segoe UI Emoji"/>
          <w:b/>
          <w:bCs/>
          <w:lang w:val="en-DE"/>
        </w:rPr>
        <w:t>📖</w:t>
      </w:r>
      <w:r w:rsidRPr="00372DCE">
        <w:rPr>
          <w:b/>
          <w:bCs/>
          <w:lang w:val="en-DE"/>
        </w:rPr>
        <w:t xml:space="preserve"> CSS layout</w:t>
      </w:r>
    </w:p>
    <w:p w14:paraId="47914AC3" w14:textId="77777777" w:rsidR="00372DCE" w:rsidRPr="00372DCE" w:rsidRDefault="00372DCE" w:rsidP="00372DCE">
      <w:pPr>
        <w:rPr>
          <w:lang w:val="en-DE"/>
        </w:rPr>
      </w:pPr>
      <w:r w:rsidRPr="00372DCE">
        <w:rPr>
          <w:lang w:val="en-DE"/>
        </w:rPr>
        <w:lastRenderedPageBreak/>
        <w:t xml:space="preserve">Lesson Progress </w:t>
      </w:r>
    </w:p>
    <w:p w14:paraId="2BEDF19C" w14:textId="77777777" w:rsidR="00372DCE" w:rsidRPr="00372DCE" w:rsidRDefault="00372DCE" w:rsidP="00372DCE">
      <w:pPr>
        <w:rPr>
          <w:lang w:val="en-DE"/>
        </w:rPr>
      </w:pPr>
      <w:r w:rsidRPr="00372DCE">
        <w:rPr>
          <w:lang w:val="en-DE"/>
        </w:rPr>
        <w:t xml:space="preserve">0% Complete </w:t>
      </w:r>
    </w:p>
    <w:p w14:paraId="625AAE2F" w14:textId="77777777" w:rsidR="00372DCE" w:rsidRPr="00372DCE" w:rsidRDefault="00372DCE" w:rsidP="00372DCE">
      <w:pPr>
        <w:rPr>
          <w:lang w:val="en-DE"/>
        </w:rPr>
      </w:pPr>
      <w:r w:rsidRPr="00372DCE">
        <w:rPr>
          <w:lang w:val="en-DE"/>
        </w:rPr>
        <w:t>Creating a website is a bit like building a house. Before you add the doors, windows, and paint, you need a solid foundation and a plan for where everything should go. In web design, CSS layout techniques are that foundation, giving structure to your website’s content; telling elements how to arranged themselves in relation to the viewport but also in relation to each other.</w:t>
      </w:r>
    </w:p>
    <w:p w14:paraId="4BD929F9" w14:textId="77777777" w:rsidR="00372DCE" w:rsidRPr="00372DCE" w:rsidRDefault="00372DCE" w:rsidP="00372DCE">
      <w:pPr>
        <w:rPr>
          <w:lang w:val="en-DE"/>
        </w:rPr>
      </w:pPr>
      <w:r w:rsidRPr="00372DCE">
        <w:rPr>
          <w:lang w:val="en-DE"/>
        </w:rPr>
        <w:t xml:space="preserve">By combining different values for the </w:t>
      </w:r>
      <w:r w:rsidRPr="00372DCE">
        <w:rPr>
          <w:b/>
          <w:bCs/>
          <w:lang w:val="en-DE"/>
        </w:rPr>
        <w:t>display</w:t>
      </w:r>
      <w:r w:rsidRPr="00372DCE">
        <w:rPr>
          <w:lang w:val="en-DE"/>
        </w:rPr>
        <w:t xml:space="preserve"> property, different positioning controls and more, you can create complex layouts for the most creative web applications. We’ll try to focus on two very important layout techniques, </w:t>
      </w:r>
      <w:r w:rsidRPr="00372DCE">
        <w:rPr>
          <w:b/>
          <w:bCs/>
          <w:lang w:val="en-DE"/>
        </w:rPr>
        <w:t>Flexbox</w:t>
      </w:r>
      <w:r w:rsidRPr="00372DCE">
        <w:rPr>
          <w:lang w:val="en-DE"/>
        </w:rPr>
        <w:t xml:space="preserve"> and </w:t>
      </w:r>
      <w:r w:rsidRPr="00372DCE">
        <w:rPr>
          <w:b/>
          <w:bCs/>
          <w:lang w:val="en-DE"/>
        </w:rPr>
        <w:t>Grid</w:t>
      </w:r>
      <w:r w:rsidRPr="00372DCE">
        <w:rPr>
          <w:lang w:val="en-DE"/>
        </w:rPr>
        <w:t>, but before we do so, it’s important we cover the basics.</w:t>
      </w:r>
    </w:p>
    <w:p w14:paraId="652C1AAF" w14:textId="77777777" w:rsidR="00372DCE" w:rsidRPr="00372DCE" w:rsidRDefault="00372DCE" w:rsidP="00372DCE">
      <w:pPr>
        <w:rPr>
          <w:lang w:val="en-DE"/>
        </w:rPr>
      </w:pPr>
      <w:r w:rsidRPr="00372DCE">
        <w:rPr>
          <w:lang w:val="en-DE"/>
        </w:rPr>
        <w:t xml:space="preserve">It’s important to know the elements naturally fall into a so-called </w:t>
      </w:r>
      <w:r w:rsidRPr="00372DCE">
        <w:rPr>
          <w:b/>
          <w:bCs/>
          <w:lang w:val="en-DE"/>
        </w:rPr>
        <w:t>Normal Flow</w:t>
      </w:r>
      <w:r w:rsidRPr="00372DCE">
        <w:rPr>
          <w:lang w:val="en-DE"/>
        </w:rPr>
        <w:t xml:space="preserve">, this it’s just the way elements are arranged given the default styles the browser provides. We know that </w:t>
      </w:r>
      <w:r w:rsidRPr="00372DCE">
        <w:rPr>
          <w:b/>
          <w:bCs/>
          <w:lang w:val="en-DE"/>
        </w:rPr>
        <w:t>block</w:t>
      </w:r>
      <w:r w:rsidRPr="00372DCE">
        <w:rPr>
          <w:lang w:val="en-DE"/>
        </w:rPr>
        <w:t xml:space="preserve"> elements take all the space that’s available to them, whereas </w:t>
      </w:r>
      <w:r w:rsidRPr="00372DCE">
        <w:rPr>
          <w:b/>
          <w:bCs/>
          <w:lang w:val="en-DE"/>
        </w:rPr>
        <w:t>inline</w:t>
      </w:r>
      <w:r w:rsidRPr="00372DCE">
        <w:rPr>
          <w:lang w:val="en-DE"/>
        </w:rPr>
        <w:t xml:space="preserve"> elements take only as much as needed.</w:t>
      </w:r>
    </w:p>
    <w:p w14:paraId="6808949F" w14:textId="77777777" w:rsidR="00372DCE" w:rsidRPr="00372DCE" w:rsidRDefault="00372DCE" w:rsidP="00372DCE">
      <w:pPr>
        <w:rPr>
          <w:lang w:val="en-DE"/>
        </w:rPr>
      </w:pPr>
      <w:r w:rsidRPr="00372DCE">
        <w:rPr>
          <w:lang w:val="en-DE"/>
        </w:rPr>
        <w:t>&lt;p&gt;You are learning CSS layout techniques&lt;/p&gt;</w:t>
      </w:r>
    </w:p>
    <w:p w14:paraId="2C3A8AEE" w14:textId="77777777" w:rsidR="00372DCE" w:rsidRPr="00372DCE" w:rsidRDefault="00372DCE" w:rsidP="00372DCE">
      <w:pPr>
        <w:rPr>
          <w:lang w:val="en-DE"/>
        </w:rPr>
      </w:pPr>
    </w:p>
    <w:p w14:paraId="5CF086E7" w14:textId="77777777" w:rsidR="00372DCE" w:rsidRPr="00372DCE" w:rsidRDefault="00372DCE" w:rsidP="00372DCE">
      <w:pPr>
        <w:rPr>
          <w:lang w:val="en-DE"/>
        </w:rPr>
      </w:pPr>
      <w:r w:rsidRPr="00372DCE">
        <w:rPr>
          <w:lang w:val="en-DE"/>
        </w:rPr>
        <w:t>&lt;ul&gt;</w:t>
      </w:r>
    </w:p>
    <w:p w14:paraId="12743FD6" w14:textId="77777777" w:rsidR="00372DCE" w:rsidRPr="00372DCE" w:rsidRDefault="00372DCE" w:rsidP="00372DCE">
      <w:pPr>
        <w:rPr>
          <w:lang w:val="en-DE"/>
        </w:rPr>
      </w:pPr>
      <w:r w:rsidRPr="00372DCE">
        <w:rPr>
          <w:lang w:val="en-DE"/>
        </w:rPr>
        <w:t xml:space="preserve">  &lt;li&gt;All of these elements are block elements&lt;/li&gt;</w:t>
      </w:r>
    </w:p>
    <w:p w14:paraId="10C1A825" w14:textId="77777777" w:rsidR="00372DCE" w:rsidRPr="00372DCE" w:rsidRDefault="00372DCE" w:rsidP="00372DCE">
      <w:pPr>
        <w:rPr>
          <w:lang w:val="en-DE"/>
        </w:rPr>
      </w:pPr>
      <w:r w:rsidRPr="00372DCE">
        <w:rPr>
          <w:lang w:val="en-DE"/>
        </w:rPr>
        <w:t xml:space="preserve">  &lt;li&gt;That means they will take all the space that's available to them&lt;/li&gt;</w:t>
      </w:r>
    </w:p>
    <w:p w14:paraId="705C5E24" w14:textId="77777777" w:rsidR="00372DCE" w:rsidRPr="00372DCE" w:rsidRDefault="00372DCE" w:rsidP="00372DCE">
      <w:pPr>
        <w:rPr>
          <w:lang w:val="en-DE"/>
        </w:rPr>
      </w:pPr>
      <w:r w:rsidRPr="00372DCE">
        <w:rPr>
          <w:lang w:val="en-DE"/>
        </w:rPr>
        <w:t xml:space="preserve">  &lt;li&gt;One line each. Top to bottom.&lt;/li&gt;</w:t>
      </w:r>
    </w:p>
    <w:p w14:paraId="22948EF4" w14:textId="77777777" w:rsidR="00372DCE" w:rsidRPr="00372DCE" w:rsidRDefault="00372DCE" w:rsidP="00372DCE">
      <w:pPr>
        <w:rPr>
          <w:lang w:val="en-DE"/>
        </w:rPr>
      </w:pPr>
      <w:r w:rsidRPr="00372DCE">
        <w:rPr>
          <w:lang w:val="en-DE"/>
        </w:rPr>
        <w:t>&lt;/ul&gt;</w:t>
      </w:r>
    </w:p>
    <w:p w14:paraId="383CF47E" w14:textId="77777777" w:rsidR="00372DCE" w:rsidRPr="00372DCE" w:rsidRDefault="00372DCE" w:rsidP="00372DCE">
      <w:pPr>
        <w:rPr>
          <w:lang w:val="en-DE"/>
        </w:rPr>
      </w:pPr>
    </w:p>
    <w:p w14:paraId="157C550D" w14:textId="77777777" w:rsidR="00372DCE" w:rsidRPr="00372DCE" w:rsidRDefault="00372DCE" w:rsidP="00372DCE">
      <w:pPr>
        <w:rPr>
          <w:lang w:val="en-DE"/>
        </w:rPr>
      </w:pPr>
      <w:r w:rsidRPr="00372DCE">
        <w:rPr>
          <w:lang w:val="en-DE"/>
        </w:rPr>
        <w:t>&lt;p&gt;Quite easy!&lt;/p&gt;</w:t>
      </w:r>
    </w:p>
    <w:p w14:paraId="5DD78DF1" w14:textId="77777777" w:rsidR="00372DCE" w:rsidRPr="00372DCE" w:rsidRDefault="00372DCE" w:rsidP="00372DCE">
      <w:pPr>
        <w:rPr>
          <w:lang w:val="en-DE"/>
        </w:rPr>
      </w:pPr>
      <w:r w:rsidRPr="00372DCE">
        <w:rPr>
          <w:lang w:val="en-DE"/>
        </w:rPr>
        <w:t xml:space="preserve">From the previous HTML excerpt, it’s very easy to know how the document will be presented in the browser. But what if you want to change things around? </w:t>
      </w:r>
    </w:p>
    <w:p w14:paraId="316D3590" w14:textId="77777777" w:rsidR="00372DCE" w:rsidRPr="00372DCE" w:rsidRDefault="00372DCE" w:rsidP="00372DCE">
      <w:pPr>
        <w:rPr>
          <w:lang w:val="en-DE"/>
        </w:rPr>
      </w:pPr>
      <w:r w:rsidRPr="00372DCE">
        <w:rPr>
          <w:lang w:val="en-DE"/>
        </w:rPr>
        <w:t>The methods that can change the way elements are laid out are:</w:t>
      </w:r>
    </w:p>
    <w:p w14:paraId="45AC9514" w14:textId="77777777" w:rsidR="00372DCE" w:rsidRPr="00372DCE" w:rsidRDefault="00372DCE" w:rsidP="00372DCE">
      <w:pPr>
        <w:numPr>
          <w:ilvl w:val="0"/>
          <w:numId w:val="35"/>
        </w:numPr>
        <w:rPr>
          <w:lang w:val="en-DE"/>
        </w:rPr>
      </w:pPr>
      <w:r w:rsidRPr="00372DCE">
        <w:rPr>
          <w:lang w:val="en-DE"/>
        </w:rPr>
        <w:t xml:space="preserve">The </w:t>
      </w:r>
      <w:r w:rsidRPr="00372DCE">
        <w:rPr>
          <w:b/>
          <w:bCs/>
          <w:lang w:val="en-DE"/>
        </w:rPr>
        <w:t>display</w:t>
      </w:r>
      <w:r w:rsidRPr="00372DCE">
        <w:rPr>
          <w:lang w:val="en-DE"/>
        </w:rPr>
        <w:t xml:space="preserve"> property: </w:t>
      </w:r>
      <w:hyperlink r:id="rId18" w:tgtFrame="_blank" w:history="1">
        <w:r w:rsidRPr="00372DCE">
          <w:rPr>
            <w:rStyle w:val="Hyperlink"/>
            <w:lang w:val="en-DE"/>
          </w:rPr>
          <w:t>https://developer.mozilla.org/en-US/docs/Web/CSS/display</w:t>
        </w:r>
      </w:hyperlink>
    </w:p>
    <w:p w14:paraId="08DFE9D9" w14:textId="77777777" w:rsidR="00372DCE" w:rsidRPr="00372DCE" w:rsidRDefault="00372DCE" w:rsidP="00372DCE">
      <w:pPr>
        <w:numPr>
          <w:ilvl w:val="1"/>
          <w:numId w:val="35"/>
        </w:numPr>
        <w:rPr>
          <w:lang w:val="en-DE"/>
        </w:rPr>
      </w:pPr>
      <w:r w:rsidRPr="00372DCE">
        <w:rPr>
          <w:lang w:val="en-DE"/>
        </w:rPr>
        <w:t xml:space="preserve">Values such as </w:t>
      </w:r>
      <w:r w:rsidRPr="00372DCE">
        <w:rPr>
          <w:b/>
          <w:bCs/>
          <w:lang w:val="en-DE"/>
        </w:rPr>
        <w:t>block</w:t>
      </w:r>
      <w:r w:rsidRPr="00372DCE">
        <w:rPr>
          <w:lang w:val="en-DE"/>
        </w:rPr>
        <w:t xml:space="preserve">, </w:t>
      </w:r>
      <w:r w:rsidRPr="00372DCE">
        <w:rPr>
          <w:b/>
          <w:bCs/>
          <w:lang w:val="en-DE"/>
        </w:rPr>
        <w:t>inline</w:t>
      </w:r>
      <w:r w:rsidRPr="00372DCE">
        <w:rPr>
          <w:lang w:val="en-DE"/>
        </w:rPr>
        <w:t xml:space="preserve"> or </w:t>
      </w:r>
      <w:r w:rsidRPr="00372DCE">
        <w:rPr>
          <w:b/>
          <w:bCs/>
          <w:lang w:val="en-DE"/>
        </w:rPr>
        <w:t>inline-block</w:t>
      </w:r>
      <w:r w:rsidRPr="00372DCE">
        <w:rPr>
          <w:lang w:val="en-DE"/>
        </w:rPr>
        <w:t xml:space="preserve"> can change how an element is arranged</w:t>
      </w:r>
    </w:p>
    <w:p w14:paraId="111AEB8C" w14:textId="77777777" w:rsidR="00372DCE" w:rsidRPr="00372DCE" w:rsidRDefault="00372DCE" w:rsidP="00372DCE">
      <w:pPr>
        <w:numPr>
          <w:ilvl w:val="1"/>
          <w:numId w:val="35"/>
        </w:numPr>
        <w:rPr>
          <w:lang w:val="en-DE"/>
        </w:rPr>
      </w:pPr>
      <w:r w:rsidRPr="00372DCE">
        <w:rPr>
          <w:lang w:val="en-DE"/>
        </w:rPr>
        <w:t xml:space="preserve">There are entire methods based on specific values for this property: </w:t>
      </w:r>
      <w:r w:rsidRPr="00372DCE">
        <w:rPr>
          <w:b/>
          <w:bCs/>
          <w:lang w:val="en-DE"/>
        </w:rPr>
        <w:t>flex</w:t>
      </w:r>
      <w:r w:rsidRPr="00372DCE">
        <w:rPr>
          <w:lang w:val="en-DE"/>
        </w:rPr>
        <w:t xml:space="preserve"> and </w:t>
      </w:r>
      <w:r w:rsidRPr="00372DCE">
        <w:rPr>
          <w:b/>
          <w:bCs/>
          <w:lang w:val="en-DE"/>
        </w:rPr>
        <w:t>grid</w:t>
      </w:r>
    </w:p>
    <w:p w14:paraId="50CB18CC" w14:textId="77777777" w:rsidR="00372DCE" w:rsidRPr="00372DCE" w:rsidRDefault="00372DCE" w:rsidP="00372DCE">
      <w:pPr>
        <w:numPr>
          <w:ilvl w:val="0"/>
          <w:numId w:val="35"/>
        </w:numPr>
        <w:rPr>
          <w:lang w:val="en-DE"/>
        </w:rPr>
      </w:pPr>
      <w:r w:rsidRPr="00372DCE">
        <w:rPr>
          <w:lang w:val="en-DE"/>
        </w:rPr>
        <w:t xml:space="preserve">The </w:t>
      </w:r>
      <w:r w:rsidRPr="00372DCE">
        <w:rPr>
          <w:b/>
          <w:bCs/>
          <w:lang w:val="en-DE"/>
        </w:rPr>
        <w:t>float</w:t>
      </w:r>
      <w:r w:rsidRPr="00372DCE">
        <w:rPr>
          <w:lang w:val="en-DE"/>
        </w:rPr>
        <w:t xml:space="preserve"> property: </w:t>
      </w:r>
      <w:hyperlink r:id="rId19" w:tgtFrame="_blank" w:history="1">
        <w:r w:rsidRPr="00372DCE">
          <w:rPr>
            <w:rStyle w:val="Hyperlink"/>
            <w:lang w:val="en-DE"/>
          </w:rPr>
          <w:t>https://developer.mozilla.org/en-US/docs/Web/CSS/float</w:t>
        </w:r>
      </w:hyperlink>
    </w:p>
    <w:p w14:paraId="1A833A21" w14:textId="77777777" w:rsidR="00372DCE" w:rsidRPr="00372DCE" w:rsidRDefault="00372DCE" w:rsidP="00372DCE">
      <w:pPr>
        <w:numPr>
          <w:ilvl w:val="1"/>
          <w:numId w:val="35"/>
        </w:numPr>
        <w:rPr>
          <w:lang w:val="en-DE"/>
        </w:rPr>
      </w:pPr>
      <w:r w:rsidRPr="00372DCE">
        <w:rPr>
          <w:lang w:val="en-DE"/>
        </w:rPr>
        <w:t>Different values of float will make an element position itself differently while allowing inline elements to be wrap around it</w:t>
      </w:r>
    </w:p>
    <w:p w14:paraId="3759CCAB" w14:textId="77777777" w:rsidR="00372DCE" w:rsidRPr="00372DCE" w:rsidRDefault="00372DCE" w:rsidP="00372DCE">
      <w:pPr>
        <w:numPr>
          <w:ilvl w:val="0"/>
          <w:numId w:val="35"/>
        </w:numPr>
        <w:rPr>
          <w:lang w:val="en-DE"/>
        </w:rPr>
      </w:pPr>
      <w:r w:rsidRPr="00372DCE">
        <w:rPr>
          <w:lang w:val="en-DE"/>
        </w:rPr>
        <w:t xml:space="preserve">The </w:t>
      </w:r>
      <w:r w:rsidRPr="00372DCE">
        <w:rPr>
          <w:b/>
          <w:bCs/>
          <w:lang w:val="en-DE"/>
        </w:rPr>
        <w:t>position</w:t>
      </w:r>
      <w:r w:rsidRPr="00372DCE">
        <w:rPr>
          <w:lang w:val="en-DE"/>
        </w:rPr>
        <w:t xml:space="preserve"> property: </w:t>
      </w:r>
      <w:hyperlink r:id="rId20" w:tgtFrame="_blank" w:history="1">
        <w:r w:rsidRPr="00372DCE">
          <w:rPr>
            <w:rStyle w:val="Hyperlink"/>
            <w:lang w:val="en-DE"/>
          </w:rPr>
          <w:t>https://developer.mozilla.org/en-US/docs/Web/CSS/position</w:t>
        </w:r>
      </w:hyperlink>
    </w:p>
    <w:p w14:paraId="0B0D9D4F" w14:textId="77777777" w:rsidR="00372DCE" w:rsidRPr="00372DCE" w:rsidRDefault="00372DCE" w:rsidP="00372DCE">
      <w:pPr>
        <w:numPr>
          <w:ilvl w:val="1"/>
          <w:numId w:val="35"/>
        </w:numPr>
        <w:rPr>
          <w:lang w:val="en-DE"/>
        </w:rPr>
      </w:pPr>
      <w:r w:rsidRPr="00372DCE">
        <w:rPr>
          <w:lang w:val="en-DE"/>
        </w:rPr>
        <w:lastRenderedPageBreak/>
        <w:t>Allows you to control how boxes are placed within other boxes. A div within a div within a div kind of stuff.</w:t>
      </w:r>
    </w:p>
    <w:p w14:paraId="2458835E" w14:textId="77777777" w:rsidR="00372DCE" w:rsidRPr="00372DCE" w:rsidRDefault="00372DCE" w:rsidP="00372DCE">
      <w:pPr>
        <w:numPr>
          <w:ilvl w:val="1"/>
          <w:numId w:val="35"/>
        </w:numPr>
        <w:rPr>
          <w:lang w:val="en-DE"/>
        </w:rPr>
      </w:pPr>
      <w:r w:rsidRPr="00372DCE">
        <w:rPr>
          <w:lang w:val="en-DE"/>
        </w:rPr>
        <w:t>It’s a escape hatch from the normal flow!</w:t>
      </w:r>
    </w:p>
    <w:p w14:paraId="72B4724E" w14:textId="77777777" w:rsidR="00372DCE" w:rsidRPr="00372DCE" w:rsidRDefault="00372DCE" w:rsidP="00372DCE">
      <w:pPr>
        <w:numPr>
          <w:ilvl w:val="0"/>
          <w:numId w:val="35"/>
        </w:numPr>
        <w:rPr>
          <w:lang w:val="en-DE"/>
        </w:rPr>
      </w:pPr>
      <w:r w:rsidRPr="00372DCE">
        <w:rPr>
          <w:lang w:val="en-DE"/>
        </w:rPr>
        <w:t>Multi-column properties:</w:t>
      </w:r>
    </w:p>
    <w:p w14:paraId="0F920D47" w14:textId="77777777" w:rsidR="00372DCE" w:rsidRPr="00372DCE" w:rsidRDefault="00372DCE" w:rsidP="00372DCE">
      <w:pPr>
        <w:numPr>
          <w:ilvl w:val="1"/>
          <w:numId w:val="35"/>
        </w:numPr>
        <w:rPr>
          <w:lang w:val="en-DE"/>
        </w:rPr>
      </w:pPr>
      <w:r w:rsidRPr="00372DCE">
        <w:rPr>
          <w:lang w:val="en-DE"/>
        </w:rPr>
        <w:t>They allow you to make a block element’s content to be broken into several columns</w:t>
      </w:r>
    </w:p>
    <w:p w14:paraId="711428D8" w14:textId="77777777" w:rsidR="00372DCE" w:rsidRPr="00372DCE" w:rsidRDefault="00372DCE" w:rsidP="00372DCE">
      <w:pPr>
        <w:rPr>
          <w:lang w:val="en-DE"/>
        </w:rPr>
      </w:pPr>
      <w:r w:rsidRPr="00372DCE">
        <w:rPr>
          <w:lang w:val="en-DE"/>
        </w:rPr>
        <w:t>We can take away a lot from the previous lines but let’s go with two important take aways:</w:t>
      </w:r>
    </w:p>
    <w:p w14:paraId="2D6FCE52" w14:textId="77777777" w:rsidR="00372DCE" w:rsidRPr="00372DCE" w:rsidRDefault="00372DCE" w:rsidP="00372DCE">
      <w:pPr>
        <w:numPr>
          <w:ilvl w:val="0"/>
          <w:numId w:val="36"/>
        </w:numPr>
        <w:rPr>
          <w:lang w:val="en-DE"/>
        </w:rPr>
      </w:pPr>
      <w:r w:rsidRPr="00372DCE">
        <w:rPr>
          <w:lang w:val="en-DE"/>
        </w:rPr>
        <w:t xml:space="preserve">The </w:t>
      </w:r>
      <w:r w:rsidRPr="00372DCE">
        <w:rPr>
          <w:b/>
          <w:bCs/>
          <w:lang w:val="en-DE"/>
        </w:rPr>
        <w:t>display</w:t>
      </w:r>
      <w:r w:rsidRPr="00372DCE">
        <w:rPr>
          <w:lang w:val="en-DE"/>
        </w:rPr>
        <w:t xml:space="preserve"> property is VERY important</w:t>
      </w:r>
    </w:p>
    <w:p w14:paraId="354AF057" w14:textId="77777777" w:rsidR="00372DCE" w:rsidRPr="00372DCE" w:rsidRDefault="00372DCE" w:rsidP="00372DCE">
      <w:pPr>
        <w:numPr>
          <w:ilvl w:val="0"/>
          <w:numId w:val="36"/>
        </w:numPr>
        <w:rPr>
          <w:lang w:val="en-DE"/>
        </w:rPr>
      </w:pPr>
      <w:r w:rsidRPr="00372DCE">
        <w:rPr>
          <w:lang w:val="en-DE"/>
        </w:rPr>
        <w:t>These properties need to be used carefully, among other reasons, because of accessibility! Changing the normal flow of a document can impact accessibility technologies if not done properly</w:t>
      </w:r>
    </w:p>
    <w:p w14:paraId="16F2F733" w14:textId="77777777" w:rsidR="00372DCE" w:rsidRPr="00372DCE" w:rsidRDefault="00372DCE" w:rsidP="00372DCE">
      <w:pPr>
        <w:rPr>
          <w:lang w:val="en-DE"/>
        </w:rPr>
      </w:pPr>
      <w:r w:rsidRPr="00372DCE">
        <w:rPr>
          <w:lang w:val="en-DE"/>
        </w:rPr>
        <w:t xml:space="preserve">With the basic context in place, let’s take a look at those cool layout methods: </w:t>
      </w:r>
      <w:r w:rsidRPr="00372DCE">
        <w:rPr>
          <w:b/>
          <w:bCs/>
          <w:lang w:val="en-DE"/>
        </w:rPr>
        <w:t>Flexbox</w:t>
      </w:r>
      <w:r w:rsidRPr="00372DCE">
        <w:rPr>
          <w:lang w:val="en-DE"/>
        </w:rPr>
        <w:t xml:space="preserve"> and </w:t>
      </w:r>
      <w:r w:rsidRPr="00372DCE">
        <w:rPr>
          <w:b/>
          <w:bCs/>
          <w:lang w:val="en-DE"/>
        </w:rPr>
        <w:t>Grid</w:t>
      </w:r>
      <w:r w:rsidRPr="00372DCE">
        <w:rPr>
          <w:lang w:val="en-DE"/>
        </w:rPr>
        <w:t xml:space="preserve">! </w:t>
      </w:r>
      <w:r w:rsidRPr="00372DCE">
        <w:rPr>
          <w:rFonts w:ascii="Segoe UI Emoji" w:hAnsi="Segoe UI Emoji" w:cs="Segoe UI Emoji"/>
          <w:lang w:val="en-DE"/>
        </w:rPr>
        <w:t>🚀</w:t>
      </w:r>
    </w:p>
    <w:p w14:paraId="0A58251B" w14:textId="77777777" w:rsidR="00372DCE" w:rsidRDefault="00372DCE" w:rsidP="00190525">
      <w:pPr>
        <w:rPr>
          <w:lang w:val="en-DE"/>
        </w:rPr>
      </w:pPr>
    </w:p>
    <w:p w14:paraId="387DA42B" w14:textId="77777777" w:rsidR="00372DCE" w:rsidRDefault="00372DCE" w:rsidP="00190525">
      <w:pPr>
        <w:rPr>
          <w:lang w:val="en-DE"/>
        </w:rPr>
      </w:pPr>
    </w:p>
    <w:p w14:paraId="0AD7059B" w14:textId="77777777" w:rsidR="00372DCE" w:rsidRDefault="00372DCE" w:rsidP="00190525">
      <w:pPr>
        <w:rPr>
          <w:lang w:val="en-DE"/>
        </w:rPr>
      </w:pPr>
    </w:p>
    <w:p w14:paraId="491234E1" w14:textId="77777777" w:rsidR="00372DCE" w:rsidRDefault="00372DCE" w:rsidP="00190525">
      <w:pPr>
        <w:rPr>
          <w:lang w:val="en-DE"/>
        </w:rPr>
      </w:pPr>
    </w:p>
    <w:p w14:paraId="030B605E" w14:textId="77777777" w:rsidR="00372DCE" w:rsidRDefault="00372DCE" w:rsidP="00190525">
      <w:pPr>
        <w:rPr>
          <w:lang w:val="en-DE"/>
        </w:rPr>
      </w:pPr>
    </w:p>
    <w:p w14:paraId="5983D9C7" w14:textId="77777777" w:rsidR="00372DCE" w:rsidRDefault="00372DCE" w:rsidP="00190525">
      <w:pPr>
        <w:rPr>
          <w:lang w:val="en-DE"/>
        </w:rPr>
      </w:pPr>
    </w:p>
    <w:p w14:paraId="5883C81D" w14:textId="77777777" w:rsidR="00372DCE" w:rsidRDefault="00372DCE" w:rsidP="00190525">
      <w:pPr>
        <w:rPr>
          <w:lang w:val="en-DE"/>
        </w:rPr>
      </w:pPr>
    </w:p>
    <w:p w14:paraId="01B531BB" w14:textId="77777777" w:rsidR="00372DCE" w:rsidRDefault="00372DCE" w:rsidP="00190525">
      <w:pPr>
        <w:rPr>
          <w:lang w:val="en-DE"/>
        </w:rPr>
      </w:pPr>
    </w:p>
    <w:p w14:paraId="2E0AF020" w14:textId="77777777" w:rsidR="00372DCE" w:rsidRDefault="00372DCE" w:rsidP="00190525">
      <w:pPr>
        <w:rPr>
          <w:lang w:val="en-DE"/>
        </w:rPr>
      </w:pPr>
    </w:p>
    <w:p w14:paraId="55A72C1D" w14:textId="77777777" w:rsidR="00372DCE" w:rsidRDefault="00372DCE" w:rsidP="00190525">
      <w:pPr>
        <w:rPr>
          <w:lang w:val="en-DE"/>
        </w:rPr>
      </w:pPr>
    </w:p>
    <w:p w14:paraId="7DEB65E3" w14:textId="77777777" w:rsidR="00372DCE" w:rsidRDefault="00372DCE" w:rsidP="00190525">
      <w:pPr>
        <w:rPr>
          <w:lang w:val="en-DE"/>
        </w:rPr>
      </w:pPr>
    </w:p>
    <w:p w14:paraId="78E86AD9" w14:textId="77777777" w:rsidR="00372DCE" w:rsidRDefault="00372DCE" w:rsidP="00190525">
      <w:pPr>
        <w:rPr>
          <w:lang w:val="en-DE"/>
        </w:rPr>
      </w:pPr>
    </w:p>
    <w:p w14:paraId="54413667" w14:textId="77777777" w:rsidR="00372DCE" w:rsidRDefault="00372DCE" w:rsidP="00190525">
      <w:pPr>
        <w:rPr>
          <w:lang w:val="en-DE"/>
        </w:rPr>
      </w:pPr>
    </w:p>
    <w:p w14:paraId="3CFCC3E2" w14:textId="77777777" w:rsidR="00372DCE" w:rsidRDefault="00372DCE" w:rsidP="00190525">
      <w:pPr>
        <w:rPr>
          <w:lang w:val="en-DE"/>
        </w:rPr>
      </w:pPr>
    </w:p>
    <w:p w14:paraId="63DF7AD1" w14:textId="77777777" w:rsidR="00372DCE" w:rsidRDefault="00372DCE" w:rsidP="00190525">
      <w:pPr>
        <w:rPr>
          <w:lang w:val="en-DE"/>
        </w:rPr>
      </w:pPr>
    </w:p>
    <w:p w14:paraId="7B75FC71" w14:textId="77777777" w:rsidR="00372DCE" w:rsidRDefault="00372DCE" w:rsidP="00190525">
      <w:pPr>
        <w:rPr>
          <w:lang w:val="en-DE"/>
        </w:rPr>
      </w:pPr>
    </w:p>
    <w:p w14:paraId="74E8A0BD" w14:textId="77777777" w:rsidR="00372DCE" w:rsidRDefault="00372DCE" w:rsidP="00190525">
      <w:pPr>
        <w:rPr>
          <w:lang w:val="en-DE"/>
        </w:rPr>
      </w:pPr>
    </w:p>
    <w:p w14:paraId="045057F7" w14:textId="77777777" w:rsidR="00372DCE" w:rsidRDefault="00372DCE" w:rsidP="00190525">
      <w:pPr>
        <w:rPr>
          <w:lang w:val="en-DE"/>
        </w:rPr>
      </w:pPr>
    </w:p>
    <w:p w14:paraId="7C358F0C" w14:textId="77777777" w:rsidR="00372DCE" w:rsidRDefault="00372DCE" w:rsidP="00190525">
      <w:pPr>
        <w:rPr>
          <w:lang w:val="en-DE"/>
        </w:rPr>
      </w:pPr>
    </w:p>
    <w:p w14:paraId="3D8F6723" w14:textId="77777777" w:rsidR="00372DCE" w:rsidRDefault="00372DCE" w:rsidP="00190525">
      <w:pPr>
        <w:rPr>
          <w:lang w:val="en-DE"/>
        </w:rPr>
      </w:pPr>
    </w:p>
    <w:p w14:paraId="579CDC7E" w14:textId="77777777" w:rsidR="00372DCE" w:rsidRPr="00372DCE" w:rsidRDefault="00372DCE" w:rsidP="00372DCE">
      <w:pPr>
        <w:rPr>
          <w:b/>
          <w:bCs/>
          <w:lang w:val="en-DE"/>
        </w:rPr>
      </w:pPr>
      <w:r w:rsidRPr="00372DCE">
        <w:rPr>
          <w:rFonts w:ascii="Segoe UI Emoji" w:hAnsi="Segoe UI Emoji" w:cs="Segoe UI Emoji"/>
          <w:b/>
          <w:bCs/>
          <w:lang w:val="en-DE"/>
        </w:rPr>
        <w:lastRenderedPageBreak/>
        <w:t>📖</w:t>
      </w:r>
      <w:r w:rsidRPr="00372DCE">
        <w:rPr>
          <w:b/>
          <w:bCs/>
          <w:lang w:val="en-DE"/>
        </w:rPr>
        <w:t>Flexbox</w:t>
      </w:r>
    </w:p>
    <w:p w14:paraId="37C3A4EA" w14:textId="77777777" w:rsidR="00372DCE" w:rsidRPr="00372DCE" w:rsidRDefault="00372DCE" w:rsidP="00372DCE">
      <w:pPr>
        <w:rPr>
          <w:lang w:val="en-DE"/>
        </w:rPr>
      </w:pPr>
      <w:r w:rsidRPr="00372DCE">
        <w:rPr>
          <w:lang w:val="en-DE"/>
        </w:rPr>
        <w:t xml:space="preserve">Lesson Progress </w:t>
      </w:r>
    </w:p>
    <w:p w14:paraId="679A885C" w14:textId="77777777" w:rsidR="00372DCE" w:rsidRPr="00372DCE" w:rsidRDefault="00372DCE" w:rsidP="00372DCE">
      <w:pPr>
        <w:rPr>
          <w:lang w:val="en-DE"/>
        </w:rPr>
      </w:pPr>
      <w:r w:rsidRPr="00372DCE">
        <w:rPr>
          <w:lang w:val="en-DE"/>
        </w:rPr>
        <w:t xml:space="preserve">0% Complete </w:t>
      </w:r>
    </w:p>
    <w:p w14:paraId="2E6E2C15" w14:textId="77777777" w:rsidR="00372DCE" w:rsidRPr="00372DCE" w:rsidRDefault="00372DCE" w:rsidP="00372DCE">
      <w:pPr>
        <w:rPr>
          <w:lang w:val="en-DE"/>
        </w:rPr>
      </w:pPr>
      <w:r w:rsidRPr="00372DCE">
        <w:rPr>
          <w:lang w:val="en-DE"/>
        </w:rPr>
        <w:t>Flexbox, short for "Flexible Box Layout", is a one-dimensional layout method for laying out items in rows or columns. It allows you to distribute space dynamically across elements of an unknown size. Perfect for creating scalable layouts.</w:t>
      </w:r>
    </w:p>
    <w:p w14:paraId="539DE25E" w14:textId="3D2857F9" w:rsidR="00372DCE" w:rsidRPr="00372DCE" w:rsidRDefault="00372DCE" w:rsidP="00372DCE">
      <w:pPr>
        <w:rPr>
          <w:lang w:val="en-DE"/>
        </w:rPr>
      </w:pPr>
      <w:r w:rsidRPr="00372DCE">
        <w:rPr>
          <w:lang w:val="en-DE"/>
        </w:rPr>
        <w:drawing>
          <wp:inline distT="0" distB="0" distL="0" distR="0" wp14:anchorId="2CD9ED01" wp14:editId="4243C6A4">
            <wp:extent cx="4381500" cy="5086350"/>
            <wp:effectExtent l="0" t="0" r="0" b="0"/>
            <wp:docPr id="8733509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81500" cy="5086350"/>
                    </a:xfrm>
                    <a:prstGeom prst="rect">
                      <a:avLst/>
                    </a:prstGeom>
                    <a:noFill/>
                    <a:ln>
                      <a:noFill/>
                    </a:ln>
                  </pic:spPr>
                </pic:pic>
              </a:graphicData>
            </a:graphic>
          </wp:inline>
        </w:drawing>
      </w:r>
    </w:p>
    <w:p w14:paraId="6B020796" w14:textId="77777777" w:rsidR="00372DCE" w:rsidRPr="00372DCE" w:rsidRDefault="00372DCE" w:rsidP="00372DCE">
      <w:pPr>
        <w:rPr>
          <w:b/>
          <w:bCs/>
          <w:lang w:val="en-DE"/>
        </w:rPr>
      </w:pPr>
      <w:r w:rsidRPr="00372DCE">
        <w:rPr>
          <w:b/>
          <w:bCs/>
          <w:lang w:val="en-DE"/>
        </w:rPr>
        <w:t>Key Features of Flexbox</w:t>
      </w:r>
    </w:p>
    <w:p w14:paraId="47EA04B8" w14:textId="77777777" w:rsidR="00372DCE" w:rsidRPr="00372DCE" w:rsidRDefault="00372DCE" w:rsidP="00372DCE">
      <w:pPr>
        <w:numPr>
          <w:ilvl w:val="0"/>
          <w:numId w:val="37"/>
        </w:numPr>
        <w:rPr>
          <w:lang w:val="en-DE"/>
        </w:rPr>
      </w:pPr>
      <w:r w:rsidRPr="00372DCE">
        <w:rPr>
          <w:b/>
          <w:bCs/>
          <w:lang w:val="en-DE"/>
        </w:rPr>
        <w:t>Flex Containers and Items:</w:t>
      </w:r>
      <w:r w:rsidRPr="00372DCE">
        <w:rPr>
          <w:lang w:val="en-DE"/>
        </w:rPr>
        <w:t xml:space="preserve"> Elements become flexible by defining a parent container with </w:t>
      </w:r>
      <w:r w:rsidRPr="00372DCE">
        <w:rPr>
          <w:b/>
          <w:bCs/>
          <w:lang w:val="en-DE"/>
        </w:rPr>
        <w:t>display: flex;</w:t>
      </w:r>
      <w:r w:rsidRPr="00372DCE">
        <w:rPr>
          <w:lang w:val="en-DE"/>
        </w:rPr>
        <w:t xml:space="preserve"> and adjusting its child elements, known as </w:t>
      </w:r>
      <w:r w:rsidRPr="00372DCE">
        <w:rPr>
          <w:b/>
          <w:bCs/>
          <w:lang w:val="en-DE"/>
        </w:rPr>
        <w:t>flex items.</w:t>
      </w:r>
    </w:p>
    <w:p w14:paraId="77C3F12A" w14:textId="77777777" w:rsidR="00372DCE" w:rsidRPr="00372DCE" w:rsidRDefault="00372DCE" w:rsidP="00372DCE">
      <w:pPr>
        <w:numPr>
          <w:ilvl w:val="0"/>
          <w:numId w:val="37"/>
        </w:numPr>
        <w:rPr>
          <w:lang w:val="en-DE"/>
        </w:rPr>
      </w:pPr>
      <w:r w:rsidRPr="00372DCE">
        <w:rPr>
          <w:b/>
          <w:bCs/>
          <w:lang w:val="en-DE"/>
        </w:rPr>
        <w:t>Direction-Aware:</w:t>
      </w:r>
      <w:r w:rsidRPr="00372DCE">
        <w:rPr>
          <w:lang w:val="en-DE"/>
        </w:rPr>
        <w:t xml:space="preserve"> You can easily switch the main axis from horizontal to vertical with </w:t>
      </w:r>
      <w:r w:rsidRPr="00372DCE">
        <w:rPr>
          <w:b/>
          <w:bCs/>
          <w:lang w:val="en-DE"/>
        </w:rPr>
        <w:t>flex-direction</w:t>
      </w:r>
      <w:r w:rsidRPr="00372DCE">
        <w:rPr>
          <w:lang w:val="en-DE"/>
        </w:rPr>
        <w:t>, accommodating different layouts and orientations.</w:t>
      </w:r>
    </w:p>
    <w:p w14:paraId="3307CECC" w14:textId="77777777" w:rsidR="00372DCE" w:rsidRPr="00372DCE" w:rsidRDefault="00372DCE" w:rsidP="00372DCE">
      <w:pPr>
        <w:numPr>
          <w:ilvl w:val="0"/>
          <w:numId w:val="37"/>
        </w:numPr>
        <w:rPr>
          <w:lang w:val="en-DE"/>
        </w:rPr>
      </w:pPr>
      <w:r w:rsidRPr="00372DCE">
        <w:rPr>
          <w:b/>
          <w:bCs/>
          <w:lang w:val="en-DE"/>
        </w:rPr>
        <w:t>Space Distribution:</w:t>
      </w:r>
      <w:r w:rsidRPr="00372DCE">
        <w:rPr>
          <w:lang w:val="en-DE"/>
        </w:rPr>
        <w:t xml:space="preserve"> Properties like </w:t>
      </w:r>
      <w:r w:rsidRPr="00372DCE">
        <w:rPr>
          <w:b/>
          <w:bCs/>
          <w:lang w:val="en-DE"/>
        </w:rPr>
        <w:t>justify-content</w:t>
      </w:r>
      <w:r w:rsidRPr="00372DCE">
        <w:rPr>
          <w:lang w:val="en-DE"/>
        </w:rPr>
        <w:t xml:space="preserve"> and </w:t>
      </w:r>
      <w:r w:rsidRPr="00372DCE">
        <w:rPr>
          <w:b/>
          <w:bCs/>
          <w:lang w:val="en-DE"/>
        </w:rPr>
        <w:t>align-items</w:t>
      </w:r>
      <w:r w:rsidRPr="00372DCE">
        <w:rPr>
          <w:lang w:val="en-DE"/>
        </w:rPr>
        <w:t xml:space="preserve"> let you align and space items within the container, handling both horizontal and vertical alignment.</w:t>
      </w:r>
    </w:p>
    <w:p w14:paraId="4D95295F" w14:textId="77777777" w:rsidR="00372DCE" w:rsidRPr="00372DCE" w:rsidRDefault="00372DCE" w:rsidP="00372DCE">
      <w:pPr>
        <w:numPr>
          <w:ilvl w:val="0"/>
          <w:numId w:val="37"/>
        </w:numPr>
        <w:rPr>
          <w:lang w:val="en-DE"/>
        </w:rPr>
      </w:pPr>
      <w:hyperlink r:id="rId22" w:tgtFrame="_blank" w:history="1">
        <w:r w:rsidRPr="00372DCE">
          <w:rPr>
            <w:rStyle w:val="Hyperlink"/>
            <w:lang w:val="en-DE"/>
          </w:rPr>
          <w:t>Flexbox Documentation</w:t>
        </w:r>
      </w:hyperlink>
    </w:p>
    <w:p w14:paraId="6E61035E" w14:textId="77777777" w:rsidR="00372DCE" w:rsidRPr="00372DCE" w:rsidRDefault="00372DCE" w:rsidP="00372DCE">
      <w:pPr>
        <w:rPr>
          <w:b/>
          <w:bCs/>
          <w:lang w:val="en-DE"/>
        </w:rPr>
      </w:pPr>
      <w:r w:rsidRPr="00372DCE">
        <w:rPr>
          <w:b/>
          <w:bCs/>
          <w:lang w:val="en-DE"/>
        </w:rPr>
        <w:lastRenderedPageBreak/>
        <w:t>But how?</w:t>
      </w:r>
    </w:p>
    <w:p w14:paraId="1ACB0F88" w14:textId="77777777" w:rsidR="00372DCE" w:rsidRPr="00372DCE" w:rsidRDefault="00372DCE" w:rsidP="00372DCE">
      <w:pPr>
        <w:rPr>
          <w:lang w:val="en-DE"/>
        </w:rPr>
      </w:pPr>
      <w:r w:rsidRPr="00372DCE">
        <w:rPr>
          <w:lang w:val="en-DE"/>
        </w:rPr>
        <w:t xml:space="preserve">At this point you know that here at WBS CODING SCHOOL we are fans of a very hands-on approach! So… </w:t>
      </w:r>
      <w:r w:rsidRPr="00372DCE">
        <w:rPr>
          <w:rFonts w:ascii="Segoe UI Emoji" w:hAnsi="Segoe UI Emoji" w:cs="Segoe UI Emoji"/>
          <w:lang w:val="en-DE"/>
        </w:rPr>
        <w:t>🥁🥁🥁</w:t>
      </w:r>
    </w:p>
    <w:p w14:paraId="7B1F9AE9" w14:textId="77777777" w:rsidR="00372DCE" w:rsidRPr="00372DCE" w:rsidRDefault="00372DCE" w:rsidP="00372DCE">
      <w:pPr>
        <w:rPr>
          <w:lang w:val="en-DE"/>
        </w:rPr>
      </w:pPr>
      <w:r w:rsidRPr="00372DCE">
        <w:rPr>
          <w:lang w:val="en-DE"/>
        </w:rPr>
        <w:t xml:space="preserve">In this quick example, you'll create a horizontal navigation bar using </w:t>
      </w:r>
      <w:r w:rsidRPr="00372DCE">
        <w:rPr>
          <w:b/>
          <w:bCs/>
          <w:lang w:val="en-DE"/>
        </w:rPr>
        <w:t>Flexbox</w:t>
      </w:r>
      <w:r w:rsidRPr="00372DCE">
        <w:rPr>
          <w:lang w:val="en-DE"/>
        </w:rPr>
        <w:t>. The goal is to space out the navigation links and center them vertically within the navbar.</w:t>
      </w:r>
    </w:p>
    <w:p w14:paraId="0686D9EE" w14:textId="77777777" w:rsidR="00372DCE" w:rsidRPr="00372DCE" w:rsidRDefault="00372DCE" w:rsidP="00372DCE">
      <w:pPr>
        <w:rPr>
          <w:b/>
          <w:bCs/>
          <w:lang w:val="en-DE"/>
        </w:rPr>
      </w:pPr>
      <w:r w:rsidRPr="00372DCE">
        <w:rPr>
          <w:b/>
          <w:bCs/>
          <w:lang w:val="en-DE"/>
        </w:rPr>
        <w:t>Step 1: HTML Structure</w:t>
      </w:r>
    </w:p>
    <w:p w14:paraId="7E63278B" w14:textId="77777777" w:rsidR="00372DCE" w:rsidRPr="00372DCE" w:rsidRDefault="00372DCE" w:rsidP="00372DCE">
      <w:pPr>
        <w:rPr>
          <w:lang w:val="en-DE"/>
        </w:rPr>
      </w:pPr>
      <w:r w:rsidRPr="00372DCE">
        <w:rPr>
          <w:lang w:val="en-DE"/>
        </w:rPr>
        <w:t xml:space="preserve">Start with the basic HTML structure for a navigation bar. You'll need a </w:t>
      </w:r>
      <w:r w:rsidRPr="00372DCE">
        <w:rPr>
          <w:b/>
          <w:bCs/>
          <w:lang w:val="en-DE"/>
        </w:rPr>
        <w:t>&lt;nav&gt;</w:t>
      </w:r>
      <w:r w:rsidRPr="00372DCE">
        <w:rPr>
          <w:lang w:val="en-DE"/>
        </w:rPr>
        <w:t xml:space="preserve"> element containing an unordered list </w:t>
      </w:r>
      <w:r w:rsidRPr="00372DCE">
        <w:rPr>
          <w:b/>
          <w:bCs/>
          <w:lang w:val="en-DE"/>
        </w:rPr>
        <w:t>&lt;ul&gt;</w:t>
      </w:r>
      <w:r w:rsidRPr="00372DCE">
        <w:rPr>
          <w:lang w:val="en-DE"/>
        </w:rPr>
        <w:t xml:space="preserve">, with list items </w:t>
      </w:r>
      <w:r w:rsidRPr="00372DCE">
        <w:rPr>
          <w:b/>
          <w:bCs/>
          <w:lang w:val="en-DE"/>
        </w:rPr>
        <w:t>&lt;li&gt;</w:t>
      </w:r>
      <w:r w:rsidRPr="00372DCE">
        <w:rPr>
          <w:lang w:val="en-DE"/>
        </w:rPr>
        <w:t xml:space="preserve"> representing the navigation links.</w:t>
      </w:r>
    </w:p>
    <w:p w14:paraId="3CF10684" w14:textId="77777777" w:rsidR="00372DCE" w:rsidRPr="00372DCE" w:rsidRDefault="00372DCE" w:rsidP="00372DCE">
      <w:pPr>
        <w:rPr>
          <w:lang w:val="en-DE"/>
        </w:rPr>
      </w:pPr>
      <w:r w:rsidRPr="00372DCE">
        <w:rPr>
          <w:lang w:val="en-DE"/>
        </w:rPr>
        <w:t>&lt;!DOCTYPE html&gt;</w:t>
      </w:r>
    </w:p>
    <w:p w14:paraId="0593DC16" w14:textId="77777777" w:rsidR="00372DCE" w:rsidRPr="00372DCE" w:rsidRDefault="00372DCE" w:rsidP="00372DCE">
      <w:pPr>
        <w:rPr>
          <w:lang w:val="en-DE"/>
        </w:rPr>
      </w:pPr>
      <w:r w:rsidRPr="00372DCE">
        <w:rPr>
          <w:lang w:val="en-DE"/>
        </w:rPr>
        <w:t>&lt;html lang="en"&gt;</w:t>
      </w:r>
    </w:p>
    <w:p w14:paraId="146EDB36" w14:textId="77777777" w:rsidR="00372DCE" w:rsidRPr="00372DCE" w:rsidRDefault="00372DCE" w:rsidP="00372DCE">
      <w:pPr>
        <w:rPr>
          <w:lang w:val="en-DE"/>
        </w:rPr>
      </w:pPr>
      <w:r w:rsidRPr="00372DCE">
        <w:rPr>
          <w:lang w:val="en-DE"/>
        </w:rPr>
        <w:t xml:space="preserve">  &lt;head&gt;</w:t>
      </w:r>
    </w:p>
    <w:p w14:paraId="7BDC6853" w14:textId="77777777" w:rsidR="00372DCE" w:rsidRPr="00372DCE" w:rsidRDefault="00372DCE" w:rsidP="00372DCE">
      <w:pPr>
        <w:rPr>
          <w:lang w:val="en-DE"/>
        </w:rPr>
      </w:pPr>
      <w:r w:rsidRPr="00372DCE">
        <w:rPr>
          <w:lang w:val="en-DE"/>
        </w:rPr>
        <w:t xml:space="preserve">    &lt;meta charset="UTF-8" /&gt;</w:t>
      </w:r>
    </w:p>
    <w:p w14:paraId="519B43D1" w14:textId="77777777" w:rsidR="00372DCE" w:rsidRPr="00372DCE" w:rsidRDefault="00372DCE" w:rsidP="00372DCE">
      <w:pPr>
        <w:rPr>
          <w:lang w:val="en-DE"/>
        </w:rPr>
      </w:pPr>
      <w:r w:rsidRPr="00372DCE">
        <w:rPr>
          <w:lang w:val="en-DE"/>
        </w:rPr>
        <w:t xml:space="preserve">    &lt;meta name="viewport" content="width=device-width, initial-scale=1.0" /&gt;</w:t>
      </w:r>
    </w:p>
    <w:p w14:paraId="4C8598F1" w14:textId="77777777" w:rsidR="00372DCE" w:rsidRPr="00372DCE" w:rsidRDefault="00372DCE" w:rsidP="00372DCE">
      <w:pPr>
        <w:rPr>
          <w:lang w:val="en-DE"/>
        </w:rPr>
      </w:pPr>
      <w:r w:rsidRPr="00372DCE">
        <w:rPr>
          <w:lang w:val="en-DE"/>
        </w:rPr>
        <w:t xml:space="preserve">    &lt;title&gt;Flexbox Navbar&lt;/title&gt;</w:t>
      </w:r>
    </w:p>
    <w:p w14:paraId="3C494498" w14:textId="77777777" w:rsidR="00372DCE" w:rsidRPr="00372DCE" w:rsidRDefault="00372DCE" w:rsidP="00372DCE">
      <w:pPr>
        <w:rPr>
          <w:lang w:val="en-DE"/>
        </w:rPr>
      </w:pPr>
      <w:r w:rsidRPr="00372DCE">
        <w:rPr>
          <w:lang w:val="en-DE"/>
        </w:rPr>
        <w:t xml:space="preserve">    &lt;link rel="stylesheet" href="styles.css" /&gt;</w:t>
      </w:r>
    </w:p>
    <w:p w14:paraId="61D95C66" w14:textId="77777777" w:rsidR="00372DCE" w:rsidRPr="00372DCE" w:rsidRDefault="00372DCE" w:rsidP="00372DCE">
      <w:pPr>
        <w:rPr>
          <w:lang w:val="en-DE"/>
        </w:rPr>
      </w:pPr>
      <w:r w:rsidRPr="00372DCE">
        <w:rPr>
          <w:lang w:val="en-DE"/>
        </w:rPr>
        <w:t xml:space="preserve">  &lt;/head&gt;</w:t>
      </w:r>
    </w:p>
    <w:p w14:paraId="6ABAA572" w14:textId="77777777" w:rsidR="00372DCE" w:rsidRPr="00372DCE" w:rsidRDefault="00372DCE" w:rsidP="00372DCE">
      <w:pPr>
        <w:rPr>
          <w:lang w:val="en-DE"/>
        </w:rPr>
      </w:pPr>
      <w:r w:rsidRPr="00372DCE">
        <w:rPr>
          <w:lang w:val="en-DE"/>
        </w:rPr>
        <w:t xml:space="preserve">  &lt;body&gt;</w:t>
      </w:r>
    </w:p>
    <w:p w14:paraId="1569F1F0" w14:textId="77777777" w:rsidR="00372DCE" w:rsidRPr="00372DCE" w:rsidRDefault="00372DCE" w:rsidP="00372DCE">
      <w:pPr>
        <w:rPr>
          <w:lang w:val="en-DE"/>
        </w:rPr>
      </w:pPr>
      <w:r w:rsidRPr="00372DCE">
        <w:rPr>
          <w:lang w:val="en-DE"/>
        </w:rPr>
        <w:t xml:space="preserve">    &lt;nav class="navbar"&gt;</w:t>
      </w:r>
    </w:p>
    <w:p w14:paraId="1C7350C4" w14:textId="77777777" w:rsidR="00372DCE" w:rsidRPr="00372DCE" w:rsidRDefault="00372DCE" w:rsidP="00372DCE">
      <w:pPr>
        <w:rPr>
          <w:lang w:val="en-DE"/>
        </w:rPr>
      </w:pPr>
      <w:r w:rsidRPr="00372DCE">
        <w:rPr>
          <w:lang w:val="en-DE"/>
        </w:rPr>
        <w:t xml:space="preserve">      &lt;ul class="nav-links"&gt;</w:t>
      </w:r>
    </w:p>
    <w:p w14:paraId="0EEE3B1C" w14:textId="77777777" w:rsidR="00372DCE" w:rsidRPr="00372DCE" w:rsidRDefault="00372DCE" w:rsidP="00372DCE">
      <w:pPr>
        <w:rPr>
          <w:lang w:val="en-DE"/>
        </w:rPr>
      </w:pPr>
      <w:r w:rsidRPr="00372DCE">
        <w:rPr>
          <w:lang w:val="en-DE"/>
        </w:rPr>
        <w:t xml:space="preserve">        &lt;li&gt;&lt;a href="#"&gt;Home&lt;/a&gt;&lt;/li&gt;</w:t>
      </w:r>
    </w:p>
    <w:p w14:paraId="645E54B8" w14:textId="77777777" w:rsidR="00372DCE" w:rsidRPr="00372DCE" w:rsidRDefault="00372DCE" w:rsidP="00372DCE">
      <w:pPr>
        <w:rPr>
          <w:lang w:val="en-DE"/>
        </w:rPr>
      </w:pPr>
      <w:r w:rsidRPr="00372DCE">
        <w:rPr>
          <w:lang w:val="en-DE"/>
        </w:rPr>
        <w:t xml:space="preserve">        &lt;li&gt;&lt;a href="#"&gt;About&lt;/a&gt;&lt;/li&gt;</w:t>
      </w:r>
    </w:p>
    <w:p w14:paraId="11E515DA" w14:textId="77777777" w:rsidR="00372DCE" w:rsidRPr="00372DCE" w:rsidRDefault="00372DCE" w:rsidP="00372DCE">
      <w:pPr>
        <w:rPr>
          <w:lang w:val="en-DE"/>
        </w:rPr>
      </w:pPr>
      <w:r w:rsidRPr="00372DCE">
        <w:rPr>
          <w:lang w:val="en-DE"/>
        </w:rPr>
        <w:t xml:space="preserve">        &lt;li&gt;&lt;a href="#"&gt;Services&lt;/a&gt;&lt;/li&gt;</w:t>
      </w:r>
    </w:p>
    <w:p w14:paraId="1C83FB1A" w14:textId="77777777" w:rsidR="00372DCE" w:rsidRPr="00372DCE" w:rsidRDefault="00372DCE" w:rsidP="00372DCE">
      <w:pPr>
        <w:rPr>
          <w:lang w:val="en-DE"/>
        </w:rPr>
      </w:pPr>
      <w:r w:rsidRPr="00372DCE">
        <w:rPr>
          <w:lang w:val="en-DE"/>
        </w:rPr>
        <w:t xml:space="preserve">        &lt;li&gt;&lt;a href="#"&gt;Contact&lt;/a&gt;&lt;/li&gt;</w:t>
      </w:r>
    </w:p>
    <w:p w14:paraId="0E44E30C" w14:textId="77777777" w:rsidR="00372DCE" w:rsidRPr="00372DCE" w:rsidRDefault="00372DCE" w:rsidP="00372DCE">
      <w:pPr>
        <w:rPr>
          <w:lang w:val="en-DE"/>
        </w:rPr>
      </w:pPr>
      <w:r w:rsidRPr="00372DCE">
        <w:rPr>
          <w:lang w:val="en-DE"/>
        </w:rPr>
        <w:t xml:space="preserve">      &lt;/ul&gt;</w:t>
      </w:r>
    </w:p>
    <w:p w14:paraId="03C70B98" w14:textId="77777777" w:rsidR="00372DCE" w:rsidRPr="00372DCE" w:rsidRDefault="00372DCE" w:rsidP="00372DCE">
      <w:pPr>
        <w:rPr>
          <w:lang w:val="en-DE"/>
        </w:rPr>
      </w:pPr>
      <w:r w:rsidRPr="00372DCE">
        <w:rPr>
          <w:lang w:val="en-DE"/>
        </w:rPr>
        <w:t xml:space="preserve">    &lt;/nav&gt;</w:t>
      </w:r>
    </w:p>
    <w:p w14:paraId="06147D98" w14:textId="77777777" w:rsidR="00372DCE" w:rsidRPr="00372DCE" w:rsidRDefault="00372DCE" w:rsidP="00372DCE">
      <w:pPr>
        <w:rPr>
          <w:lang w:val="en-DE"/>
        </w:rPr>
      </w:pPr>
      <w:r w:rsidRPr="00372DCE">
        <w:rPr>
          <w:lang w:val="en-DE"/>
        </w:rPr>
        <w:t xml:space="preserve">  &lt;/body&gt;</w:t>
      </w:r>
    </w:p>
    <w:p w14:paraId="5B22EC9C" w14:textId="77777777" w:rsidR="00372DCE" w:rsidRPr="00372DCE" w:rsidRDefault="00372DCE" w:rsidP="00372DCE">
      <w:pPr>
        <w:rPr>
          <w:lang w:val="en-DE"/>
        </w:rPr>
      </w:pPr>
      <w:r w:rsidRPr="00372DCE">
        <w:rPr>
          <w:lang w:val="en-DE"/>
        </w:rPr>
        <w:t>&lt;/html&gt;</w:t>
      </w:r>
    </w:p>
    <w:p w14:paraId="65DC05F2" w14:textId="77777777" w:rsidR="00372DCE" w:rsidRPr="00372DCE" w:rsidRDefault="00372DCE" w:rsidP="00372DCE">
      <w:pPr>
        <w:rPr>
          <w:b/>
          <w:bCs/>
          <w:lang w:val="en-DE"/>
        </w:rPr>
      </w:pPr>
      <w:r w:rsidRPr="00372DCE">
        <w:rPr>
          <w:b/>
          <w:bCs/>
          <w:lang w:val="en-DE"/>
        </w:rPr>
        <w:t>Step 2: Basic CSS Setup</w:t>
      </w:r>
    </w:p>
    <w:p w14:paraId="44DCF69F" w14:textId="77777777" w:rsidR="00372DCE" w:rsidRPr="00372DCE" w:rsidRDefault="00372DCE" w:rsidP="00372DCE">
      <w:pPr>
        <w:rPr>
          <w:lang w:val="en-DE"/>
        </w:rPr>
      </w:pPr>
      <w:r w:rsidRPr="00372DCE">
        <w:rPr>
          <w:lang w:val="en-DE"/>
        </w:rPr>
        <w:t>Before you dive into Flexbox, add some basic styles to your navbar to set the stage.</w:t>
      </w:r>
    </w:p>
    <w:p w14:paraId="6BEE0634" w14:textId="77777777" w:rsidR="00372DCE" w:rsidRPr="00372DCE" w:rsidRDefault="00372DCE" w:rsidP="00372DCE">
      <w:pPr>
        <w:rPr>
          <w:lang w:val="en-DE"/>
        </w:rPr>
      </w:pPr>
      <w:r w:rsidRPr="00372DCE">
        <w:rPr>
          <w:lang w:val="en-DE"/>
        </w:rPr>
        <w:t>body {</w:t>
      </w:r>
    </w:p>
    <w:p w14:paraId="2570EDEE" w14:textId="77777777" w:rsidR="00372DCE" w:rsidRPr="00372DCE" w:rsidRDefault="00372DCE" w:rsidP="00372DCE">
      <w:pPr>
        <w:rPr>
          <w:lang w:val="en-DE"/>
        </w:rPr>
      </w:pPr>
      <w:r w:rsidRPr="00372DCE">
        <w:rPr>
          <w:lang w:val="en-DE"/>
        </w:rPr>
        <w:t xml:space="preserve">  margin: 0;</w:t>
      </w:r>
    </w:p>
    <w:p w14:paraId="786492CF" w14:textId="77777777" w:rsidR="00372DCE" w:rsidRPr="00372DCE" w:rsidRDefault="00372DCE" w:rsidP="00372DCE">
      <w:pPr>
        <w:rPr>
          <w:lang w:val="en-DE"/>
        </w:rPr>
      </w:pPr>
      <w:r w:rsidRPr="00372DCE">
        <w:rPr>
          <w:lang w:val="en-DE"/>
        </w:rPr>
        <w:t xml:space="preserve">  padding: 0;</w:t>
      </w:r>
    </w:p>
    <w:p w14:paraId="4560F6C0" w14:textId="77777777" w:rsidR="00372DCE" w:rsidRPr="00372DCE" w:rsidRDefault="00372DCE" w:rsidP="00372DCE">
      <w:pPr>
        <w:rPr>
          <w:lang w:val="en-DE"/>
        </w:rPr>
      </w:pPr>
      <w:r w:rsidRPr="00372DCE">
        <w:rPr>
          <w:lang w:val="en-DE"/>
        </w:rPr>
        <w:lastRenderedPageBreak/>
        <w:t xml:space="preserve">  font-family: Arial, sans-serif;</w:t>
      </w:r>
    </w:p>
    <w:p w14:paraId="33E6FECA" w14:textId="77777777" w:rsidR="00372DCE" w:rsidRPr="00372DCE" w:rsidRDefault="00372DCE" w:rsidP="00372DCE">
      <w:pPr>
        <w:rPr>
          <w:lang w:val="en-DE"/>
        </w:rPr>
      </w:pPr>
      <w:r w:rsidRPr="00372DCE">
        <w:rPr>
          <w:lang w:val="en-DE"/>
        </w:rPr>
        <w:t>}</w:t>
      </w:r>
    </w:p>
    <w:p w14:paraId="3FC95975" w14:textId="77777777" w:rsidR="00372DCE" w:rsidRPr="00372DCE" w:rsidRDefault="00372DCE" w:rsidP="00372DCE">
      <w:pPr>
        <w:rPr>
          <w:lang w:val="en-DE"/>
        </w:rPr>
      </w:pPr>
    </w:p>
    <w:p w14:paraId="2A79C1AF" w14:textId="77777777" w:rsidR="00372DCE" w:rsidRPr="00372DCE" w:rsidRDefault="00372DCE" w:rsidP="00372DCE">
      <w:pPr>
        <w:rPr>
          <w:lang w:val="en-DE"/>
        </w:rPr>
      </w:pPr>
      <w:r w:rsidRPr="00372DCE">
        <w:rPr>
          <w:lang w:val="en-DE"/>
        </w:rPr>
        <w:t>.navbar {</w:t>
      </w:r>
    </w:p>
    <w:p w14:paraId="1C082ACC" w14:textId="77777777" w:rsidR="00372DCE" w:rsidRPr="00372DCE" w:rsidRDefault="00372DCE" w:rsidP="00372DCE">
      <w:pPr>
        <w:rPr>
          <w:lang w:val="en-DE"/>
        </w:rPr>
      </w:pPr>
      <w:r w:rsidRPr="00372DCE">
        <w:rPr>
          <w:lang w:val="en-DE"/>
        </w:rPr>
        <w:t xml:space="preserve">  background-color: #333;</w:t>
      </w:r>
    </w:p>
    <w:p w14:paraId="005E8DE2" w14:textId="77777777" w:rsidR="00372DCE" w:rsidRPr="00372DCE" w:rsidRDefault="00372DCE" w:rsidP="00372DCE">
      <w:pPr>
        <w:rPr>
          <w:lang w:val="en-DE"/>
        </w:rPr>
      </w:pPr>
      <w:r w:rsidRPr="00372DCE">
        <w:rPr>
          <w:lang w:val="en-DE"/>
        </w:rPr>
        <w:t>}</w:t>
      </w:r>
    </w:p>
    <w:p w14:paraId="4675CC4D" w14:textId="77777777" w:rsidR="00372DCE" w:rsidRPr="00372DCE" w:rsidRDefault="00372DCE" w:rsidP="00372DCE">
      <w:pPr>
        <w:rPr>
          <w:lang w:val="en-DE"/>
        </w:rPr>
      </w:pPr>
    </w:p>
    <w:p w14:paraId="302B7E77" w14:textId="77777777" w:rsidR="00372DCE" w:rsidRPr="00372DCE" w:rsidRDefault="00372DCE" w:rsidP="00372DCE">
      <w:pPr>
        <w:rPr>
          <w:lang w:val="en-DE"/>
        </w:rPr>
      </w:pPr>
      <w:r w:rsidRPr="00372DCE">
        <w:rPr>
          <w:lang w:val="en-DE"/>
        </w:rPr>
        <w:t>.nav-links {</w:t>
      </w:r>
    </w:p>
    <w:p w14:paraId="0F9F70F4" w14:textId="77777777" w:rsidR="00372DCE" w:rsidRPr="00372DCE" w:rsidRDefault="00372DCE" w:rsidP="00372DCE">
      <w:pPr>
        <w:rPr>
          <w:lang w:val="en-DE"/>
        </w:rPr>
      </w:pPr>
      <w:r w:rsidRPr="00372DCE">
        <w:rPr>
          <w:lang w:val="en-DE"/>
        </w:rPr>
        <w:t xml:space="preserve">  list-style: none;</w:t>
      </w:r>
    </w:p>
    <w:p w14:paraId="72BCEC52" w14:textId="77777777" w:rsidR="00372DCE" w:rsidRPr="00372DCE" w:rsidRDefault="00372DCE" w:rsidP="00372DCE">
      <w:pPr>
        <w:rPr>
          <w:lang w:val="en-DE"/>
        </w:rPr>
      </w:pPr>
      <w:r w:rsidRPr="00372DCE">
        <w:rPr>
          <w:lang w:val="en-DE"/>
        </w:rPr>
        <w:t xml:space="preserve">  padding: 0;</w:t>
      </w:r>
    </w:p>
    <w:p w14:paraId="54C30205" w14:textId="77777777" w:rsidR="00372DCE" w:rsidRPr="00372DCE" w:rsidRDefault="00372DCE" w:rsidP="00372DCE">
      <w:pPr>
        <w:rPr>
          <w:lang w:val="en-DE"/>
        </w:rPr>
      </w:pPr>
      <w:r w:rsidRPr="00372DCE">
        <w:rPr>
          <w:lang w:val="en-DE"/>
        </w:rPr>
        <w:t xml:space="preserve">  margin: 0;</w:t>
      </w:r>
    </w:p>
    <w:p w14:paraId="583159F3" w14:textId="77777777" w:rsidR="00372DCE" w:rsidRPr="00372DCE" w:rsidRDefault="00372DCE" w:rsidP="00372DCE">
      <w:pPr>
        <w:rPr>
          <w:lang w:val="en-DE"/>
        </w:rPr>
      </w:pPr>
      <w:r w:rsidRPr="00372DCE">
        <w:rPr>
          <w:lang w:val="en-DE"/>
        </w:rPr>
        <w:t>}</w:t>
      </w:r>
    </w:p>
    <w:p w14:paraId="78549AD6" w14:textId="77777777" w:rsidR="00372DCE" w:rsidRPr="00372DCE" w:rsidRDefault="00372DCE" w:rsidP="00372DCE">
      <w:pPr>
        <w:rPr>
          <w:lang w:val="en-DE"/>
        </w:rPr>
      </w:pPr>
    </w:p>
    <w:p w14:paraId="60C50298" w14:textId="77777777" w:rsidR="00372DCE" w:rsidRPr="00372DCE" w:rsidRDefault="00372DCE" w:rsidP="00372DCE">
      <w:pPr>
        <w:rPr>
          <w:lang w:val="en-DE"/>
        </w:rPr>
      </w:pPr>
      <w:r w:rsidRPr="00372DCE">
        <w:rPr>
          <w:lang w:val="en-DE"/>
        </w:rPr>
        <w:t>.nav-links a {</w:t>
      </w:r>
    </w:p>
    <w:p w14:paraId="01016EFE" w14:textId="77777777" w:rsidR="00372DCE" w:rsidRPr="00372DCE" w:rsidRDefault="00372DCE" w:rsidP="00372DCE">
      <w:pPr>
        <w:rPr>
          <w:lang w:val="en-DE"/>
        </w:rPr>
      </w:pPr>
      <w:r w:rsidRPr="00372DCE">
        <w:rPr>
          <w:lang w:val="en-DE"/>
        </w:rPr>
        <w:t xml:space="preserve">  color: white;</w:t>
      </w:r>
    </w:p>
    <w:p w14:paraId="2F0BBDB9" w14:textId="77777777" w:rsidR="00372DCE" w:rsidRPr="00372DCE" w:rsidRDefault="00372DCE" w:rsidP="00372DCE">
      <w:pPr>
        <w:rPr>
          <w:lang w:val="en-DE"/>
        </w:rPr>
      </w:pPr>
      <w:r w:rsidRPr="00372DCE">
        <w:rPr>
          <w:lang w:val="en-DE"/>
        </w:rPr>
        <w:t xml:space="preserve">  text-decoration: none;</w:t>
      </w:r>
    </w:p>
    <w:p w14:paraId="707A2591" w14:textId="77777777" w:rsidR="00372DCE" w:rsidRPr="00372DCE" w:rsidRDefault="00372DCE" w:rsidP="00372DCE">
      <w:pPr>
        <w:rPr>
          <w:lang w:val="en-DE"/>
        </w:rPr>
      </w:pPr>
      <w:r w:rsidRPr="00372DCE">
        <w:rPr>
          <w:lang w:val="en-DE"/>
        </w:rPr>
        <w:t>}</w:t>
      </w:r>
    </w:p>
    <w:p w14:paraId="19001C55" w14:textId="77777777" w:rsidR="00372DCE" w:rsidRPr="00372DCE" w:rsidRDefault="00372DCE" w:rsidP="00372DCE">
      <w:pPr>
        <w:rPr>
          <w:lang w:val="en-DE"/>
        </w:rPr>
      </w:pPr>
    </w:p>
    <w:p w14:paraId="344BB349" w14:textId="77777777" w:rsidR="00372DCE" w:rsidRPr="00372DCE" w:rsidRDefault="00372DCE" w:rsidP="00372DCE">
      <w:pPr>
        <w:rPr>
          <w:lang w:val="en-DE"/>
        </w:rPr>
      </w:pPr>
      <w:r w:rsidRPr="00372DCE">
        <w:rPr>
          <w:lang w:val="en-DE"/>
        </w:rPr>
        <w:t>.nav-links li:hover {</w:t>
      </w:r>
    </w:p>
    <w:p w14:paraId="5729B928" w14:textId="77777777" w:rsidR="00372DCE" w:rsidRPr="00372DCE" w:rsidRDefault="00372DCE" w:rsidP="00372DCE">
      <w:pPr>
        <w:rPr>
          <w:lang w:val="en-DE"/>
        </w:rPr>
      </w:pPr>
      <w:r w:rsidRPr="00372DCE">
        <w:rPr>
          <w:lang w:val="en-DE"/>
        </w:rPr>
        <w:t xml:space="preserve">  background-color: salmon;</w:t>
      </w:r>
    </w:p>
    <w:p w14:paraId="76B111DD" w14:textId="77777777" w:rsidR="00372DCE" w:rsidRPr="00372DCE" w:rsidRDefault="00372DCE" w:rsidP="00372DCE">
      <w:pPr>
        <w:rPr>
          <w:lang w:val="en-DE"/>
        </w:rPr>
      </w:pPr>
      <w:r w:rsidRPr="00372DCE">
        <w:rPr>
          <w:lang w:val="en-DE"/>
        </w:rPr>
        <w:t xml:space="preserve">  color: black;</w:t>
      </w:r>
    </w:p>
    <w:p w14:paraId="02073F6E" w14:textId="77777777" w:rsidR="00372DCE" w:rsidRPr="00372DCE" w:rsidRDefault="00372DCE" w:rsidP="00372DCE">
      <w:pPr>
        <w:rPr>
          <w:lang w:val="en-DE"/>
        </w:rPr>
      </w:pPr>
      <w:r w:rsidRPr="00372DCE">
        <w:rPr>
          <w:lang w:val="en-DE"/>
        </w:rPr>
        <w:t>}</w:t>
      </w:r>
    </w:p>
    <w:p w14:paraId="6B19010D" w14:textId="77777777" w:rsidR="00372DCE" w:rsidRPr="00372DCE" w:rsidRDefault="00372DCE" w:rsidP="00372DCE">
      <w:pPr>
        <w:rPr>
          <w:b/>
          <w:bCs/>
          <w:lang w:val="en-DE"/>
        </w:rPr>
      </w:pPr>
      <w:r w:rsidRPr="00372DCE">
        <w:rPr>
          <w:b/>
          <w:bCs/>
          <w:lang w:val="en-DE"/>
        </w:rPr>
        <w:t>Step 3: Applying Flexbox</w:t>
      </w:r>
    </w:p>
    <w:p w14:paraId="394A425E" w14:textId="77777777" w:rsidR="00372DCE" w:rsidRPr="00372DCE" w:rsidRDefault="00372DCE" w:rsidP="00372DCE">
      <w:pPr>
        <w:numPr>
          <w:ilvl w:val="0"/>
          <w:numId w:val="38"/>
        </w:numPr>
        <w:rPr>
          <w:lang w:val="en-DE"/>
        </w:rPr>
      </w:pPr>
      <w:r w:rsidRPr="00372DCE">
        <w:rPr>
          <w:lang w:val="en-DE"/>
        </w:rPr>
        <w:t xml:space="preserve">Now, apply a value of </w:t>
      </w:r>
      <w:r w:rsidRPr="00372DCE">
        <w:rPr>
          <w:b/>
          <w:bCs/>
          <w:lang w:val="en-DE"/>
        </w:rPr>
        <w:t>flex</w:t>
      </w:r>
      <w:r w:rsidRPr="00372DCE">
        <w:rPr>
          <w:lang w:val="en-DE"/>
        </w:rPr>
        <w:t xml:space="preserve"> to the </w:t>
      </w:r>
      <w:r w:rsidRPr="00372DCE">
        <w:rPr>
          <w:b/>
          <w:bCs/>
          <w:lang w:val="en-DE"/>
        </w:rPr>
        <w:t>display</w:t>
      </w:r>
      <w:r w:rsidRPr="00372DCE">
        <w:rPr>
          <w:lang w:val="en-DE"/>
        </w:rPr>
        <w:t xml:space="preserve"> property of the </w:t>
      </w:r>
      <w:r w:rsidRPr="00372DCE">
        <w:rPr>
          <w:b/>
          <w:bCs/>
          <w:lang w:val="en-DE"/>
        </w:rPr>
        <w:t>.nav-links</w:t>
      </w:r>
      <w:r w:rsidRPr="00372DCE">
        <w:rPr>
          <w:lang w:val="en-DE"/>
        </w:rPr>
        <w:t xml:space="preserve"> selector</w:t>
      </w:r>
    </w:p>
    <w:p w14:paraId="70E0D741" w14:textId="77777777" w:rsidR="00372DCE" w:rsidRPr="00372DCE" w:rsidRDefault="00372DCE" w:rsidP="00372DCE">
      <w:pPr>
        <w:numPr>
          <w:ilvl w:val="1"/>
          <w:numId w:val="38"/>
        </w:numPr>
        <w:rPr>
          <w:lang w:val="en-DE"/>
        </w:rPr>
      </w:pPr>
      <w:r w:rsidRPr="00372DCE">
        <w:rPr>
          <w:lang w:val="en-DE"/>
        </w:rPr>
        <w:t xml:space="preserve">This should make the </w:t>
      </w:r>
      <w:r w:rsidRPr="00372DCE">
        <w:rPr>
          <w:b/>
          <w:bCs/>
          <w:lang w:val="en-DE"/>
        </w:rPr>
        <w:t>&lt;li&gt;</w:t>
      </w:r>
      <w:r w:rsidRPr="00372DCE">
        <w:rPr>
          <w:lang w:val="en-DE"/>
        </w:rPr>
        <w:t xml:space="preserve"> elements within the </w:t>
      </w:r>
      <w:r w:rsidRPr="00372DCE">
        <w:rPr>
          <w:b/>
          <w:bCs/>
          <w:lang w:val="en-DE"/>
        </w:rPr>
        <w:t>&lt;nav&gt;</w:t>
      </w:r>
      <w:r w:rsidRPr="00372DCE">
        <w:rPr>
          <w:lang w:val="en-DE"/>
        </w:rPr>
        <w:t xml:space="preserve"> to rearranged themselves in a row</w:t>
      </w:r>
    </w:p>
    <w:p w14:paraId="7CAEC0E9" w14:textId="77777777" w:rsidR="00372DCE" w:rsidRPr="00372DCE" w:rsidRDefault="00372DCE" w:rsidP="00372DCE">
      <w:pPr>
        <w:numPr>
          <w:ilvl w:val="0"/>
          <w:numId w:val="38"/>
        </w:numPr>
        <w:rPr>
          <w:lang w:val="en-DE"/>
        </w:rPr>
      </w:pPr>
      <w:r w:rsidRPr="00372DCE">
        <w:rPr>
          <w:lang w:val="en-DE"/>
        </w:rPr>
        <w:t xml:space="preserve">The items look super cramped, let’s give them some air apply </w:t>
      </w:r>
      <w:r w:rsidRPr="00372DCE">
        <w:rPr>
          <w:b/>
          <w:bCs/>
          <w:lang w:val="en-DE"/>
        </w:rPr>
        <w:t>justify-content: center</w:t>
      </w:r>
      <w:r w:rsidRPr="00372DCE">
        <w:rPr>
          <w:lang w:val="en-DE"/>
        </w:rPr>
        <w:t xml:space="preserve"> , </w:t>
      </w:r>
      <w:r w:rsidRPr="00372DCE">
        <w:rPr>
          <w:b/>
          <w:bCs/>
          <w:lang w:val="en-DE"/>
        </w:rPr>
        <w:t>align-items: center</w:t>
      </w:r>
      <w:r w:rsidRPr="00372DCE">
        <w:rPr>
          <w:lang w:val="en-DE"/>
        </w:rPr>
        <w:t xml:space="preserve"> and </w:t>
      </w:r>
      <w:r w:rsidRPr="00372DCE">
        <w:rPr>
          <w:b/>
          <w:bCs/>
          <w:lang w:val="en-DE"/>
        </w:rPr>
        <w:t>gap: 1rem</w:t>
      </w:r>
    </w:p>
    <w:p w14:paraId="572BA4DA" w14:textId="77777777" w:rsidR="00372DCE" w:rsidRPr="00372DCE" w:rsidRDefault="00372DCE" w:rsidP="00372DCE">
      <w:pPr>
        <w:rPr>
          <w:lang w:val="en-DE"/>
        </w:rPr>
      </w:pPr>
      <w:r w:rsidRPr="00372DCE">
        <w:rPr>
          <w:lang w:val="en-DE"/>
        </w:rPr>
        <w:t>The modified ruleset should look like this:</w:t>
      </w:r>
    </w:p>
    <w:p w14:paraId="406022ED" w14:textId="77777777" w:rsidR="00372DCE" w:rsidRPr="00372DCE" w:rsidRDefault="00372DCE" w:rsidP="00372DCE">
      <w:pPr>
        <w:rPr>
          <w:lang w:val="en-DE"/>
        </w:rPr>
      </w:pPr>
      <w:r w:rsidRPr="00372DCE">
        <w:rPr>
          <w:lang w:val="en-DE"/>
        </w:rPr>
        <w:t>.nav-links {</w:t>
      </w:r>
    </w:p>
    <w:p w14:paraId="4328AEDF" w14:textId="77777777" w:rsidR="00372DCE" w:rsidRPr="00372DCE" w:rsidRDefault="00372DCE" w:rsidP="00372DCE">
      <w:pPr>
        <w:rPr>
          <w:lang w:val="en-DE"/>
        </w:rPr>
      </w:pPr>
      <w:r w:rsidRPr="00372DCE">
        <w:rPr>
          <w:lang w:val="en-DE"/>
        </w:rPr>
        <w:t xml:space="preserve">  list-style: none;</w:t>
      </w:r>
    </w:p>
    <w:p w14:paraId="0AC97383" w14:textId="77777777" w:rsidR="00372DCE" w:rsidRPr="00372DCE" w:rsidRDefault="00372DCE" w:rsidP="00372DCE">
      <w:pPr>
        <w:rPr>
          <w:lang w:val="en-DE"/>
        </w:rPr>
      </w:pPr>
      <w:r w:rsidRPr="00372DCE">
        <w:rPr>
          <w:lang w:val="en-DE"/>
        </w:rPr>
        <w:t xml:space="preserve">  padding: 0;</w:t>
      </w:r>
    </w:p>
    <w:p w14:paraId="6D611B8A" w14:textId="77777777" w:rsidR="00372DCE" w:rsidRPr="00372DCE" w:rsidRDefault="00372DCE" w:rsidP="00372DCE">
      <w:pPr>
        <w:rPr>
          <w:lang w:val="en-DE"/>
        </w:rPr>
      </w:pPr>
      <w:r w:rsidRPr="00372DCE">
        <w:rPr>
          <w:lang w:val="en-DE"/>
        </w:rPr>
        <w:lastRenderedPageBreak/>
        <w:t xml:space="preserve">  margin: 0;</w:t>
      </w:r>
    </w:p>
    <w:p w14:paraId="416A6AC1" w14:textId="77777777" w:rsidR="00372DCE" w:rsidRPr="00372DCE" w:rsidRDefault="00372DCE" w:rsidP="00372DCE">
      <w:pPr>
        <w:rPr>
          <w:lang w:val="en-DE"/>
        </w:rPr>
      </w:pPr>
      <w:r w:rsidRPr="00372DCE">
        <w:rPr>
          <w:lang w:val="en-DE"/>
        </w:rPr>
        <w:t xml:space="preserve">  display: flex;</w:t>
      </w:r>
    </w:p>
    <w:p w14:paraId="2A8E3E10" w14:textId="77777777" w:rsidR="00372DCE" w:rsidRPr="00372DCE" w:rsidRDefault="00372DCE" w:rsidP="00372DCE">
      <w:pPr>
        <w:rPr>
          <w:lang w:val="en-DE"/>
        </w:rPr>
      </w:pPr>
      <w:r w:rsidRPr="00372DCE">
        <w:rPr>
          <w:lang w:val="en-DE"/>
        </w:rPr>
        <w:t xml:space="preserve">  align-items: center;</w:t>
      </w:r>
    </w:p>
    <w:p w14:paraId="2DEFBE63" w14:textId="77777777" w:rsidR="00372DCE" w:rsidRPr="00372DCE" w:rsidRDefault="00372DCE" w:rsidP="00372DCE">
      <w:pPr>
        <w:rPr>
          <w:lang w:val="en-DE"/>
        </w:rPr>
      </w:pPr>
      <w:r w:rsidRPr="00372DCE">
        <w:rPr>
          <w:lang w:val="en-DE"/>
        </w:rPr>
        <w:t xml:space="preserve">  justify-content: center;</w:t>
      </w:r>
    </w:p>
    <w:p w14:paraId="616795E2" w14:textId="77777777" w:rsidR="00372DCE" w:rsidRPr="00372DCE" w:rsidRDefault="00372DCE" w:rsidP="00372DCE">
      <w:pPr>
        <w:rPr>
          <w:lang w:val="en-DE"/>
        </w:rPr>
      </w:pPr>
      <w:r w:rsidRPr="00372DCE">
        <w:rPr>
          <w:lang w:val="en-DE"/>
        </w:rPr>
        <w:t xml:space="preserve">  gap: 1rem;</w:t>
      </w:r>
    </w:p>
    <w:p w14:paraId="5DEDE899" w14:textId="77777777" w:rsidR="00372DCE" w:rsidRPr="00372DCE" w:rsidRDefault="00372DCE" w:rsidP="00372DCE">
      <w:pPr>
        <w:rPr>
          <w:lang w:val="en-DE"/>
        </w:rPr>
      </w:pPr>
      <w:r w:rsidRPr="00372DCE">
        <w:rPr>
          <w:lang w:val="en-DE"/>
        </w:rPr>
        <w:t>}</w:t>
      </w:r>
    </w:p>
    <w:p w14:paraId="0B012C32" w14:textId="77777777" w:rsidR="00372DCE" w:rsidRPr="00372DCE" w:rsidRDefault="00372DCE" w:rsidP="00372DCE">
      <w:pPr>
        <w:rPr>
          <w:b/>
          <w:bCs/>
          <w:lang w:val="en-DE"/>
        </w:rPr>
      </w:pPr>
      <w:r w:rsidRPr="00372DCE">
        <w:rPr>
          <w:b/>
          <w:bCs/>
          <w:lang w:val="en-DE"/>
        </w:rPr>
        <w:t>Step 4: Test and Experiment</w:t>
      </w:r>
    </w:p>
    <w:p w14:paraId="4709423F" w14:textId="77777777" w:rsidR="00372DCE" w:rsidRPr="00372DCE" w:rsidRDefault="00372DCE" w:rsidP="00372DCE">
      <w:pPr>
        <w:rPr>
          <w:lang w:val="en-DE"/>
        </w:rPr>
      </w:pPr>
      <w:r w:rsidRPr="00372DCE">
        <w:rPr>
          <w:lang w:val="en-DE"/>
        </w:rPr>
        <w:t xml:space="preserve">Inspect the </w:t>
      </w:r>
      <w:r w:rsidRPr="00372DCE">
        <w:rPr>
          <w:b/>
          <w:bCs/>
          <w:lang w:val="en-DE"/>
        </w:rPr>
        <w:t>navbar</w:t>
      </w:r>
      <w:r w:rsidRPr="00372DCE">
        <w:rPr>
          <w:lang w:val="en-DE"/>
        </w:rPr>
        <w:t xml:space="preserve"> with your browser’s developer tools. Modify the </w:t>
      </w:r>
      <w:r w:rsidRPr="00372DCE">
        <w:rPr>
          <w:b/>
          <w:bCs/>
          <w:lang w:val="en-DE"/>
        </w:rPr>
        <w:t>justify-content</w:t>
      </w:r>
      <w:r w:rsidRPr="00372DCE">
        <w:rPr>
          <w:lang w:val="en-DE"/>
        </w:rPr>
        <w:t xml:space="preserve"> and </w:t>
      </w:r>
      <w:r w:rsidRPr="00372DCE">
        <w:rPr>
          <w:b/>
          <w:bCs/>
          <w:lang w:val="en-DE"/>
        </w:rPr>
        <w:t>align-items</w:t>
      </w:r>
      <w:r w:rsidRPr="00372DCE">
        <w:rPr>
          <w:lang w:val="en-DE"/>
        </w:rPr>
        <w:t xml:space="preserve"> properties within the tools to see the live changes to the layout of the navbar. This hands-on approach helps you understand the immediate effects of </w:t>
      </w:r>
      <w:r w:rsidRPr="00372DCE">
        <w:rPr>
          <w:b/>
          <w:bCs/>
          <w:lang w:val="en-DE"/>
        </w:rPr>
        <w:t>Flexbox</w:t>
      </w:r>
      <w:r w:rsidRPr="00372DCE">
        <w:rPr>
          <w:lang w:val="en-DE"/>
        </w:rPr>
        <w:t xml:space="preserve"> properties on your design.</w:t>
      </w:r>
    </w:p>
    <w:p w14:paraId="493F3AAF" w14:textId="77777777" w:rsidR="00372DCE" w:rsidRPr="00372DCE" w:rsidRDefault="00372DCE" w:rsidP="00372DCE">
      <w:pPr>
        <w:rPr>
          <w:lang w:val="en-DE"/>
        </w:rPr>
      </w:pPr>
      <w:hyperlink r:id="rId23" w:tgtFrame="_blank" w:history="1">
        <w:r w:rsidRPr="00372DCE">
          <w:rPr>
            <w:rStyle w:val="Hyperlink"/>
            <w:rFonts w:ascii="Segoe UI Emoji" w:hAnsi="Segoe UI Emoji" w:cs="Segoe UI Emoji"/>
            <w:b/>
            <w:bCs/>
            <w:lang w:val="en-DE"/>
          </w:rPr>
          <w:t>📌</w:t>
        </w:r>
      </w:hyperlink>
      <w:r w:rsidRPr="00372DCE">
        <w:rPr>
          <w:lang w:val="en-DE"/>
        </w:rPr>
        <w:t xml:space="preserve"> </w:t>
      </w:r>
      <w:r w:rsidRPr="00372DCE">
        <w:rPr>
          <w:i/>
          <w:iCs/>
          <w:lang w:val="en-DE"/>
        </w:rPr>
        <w:t>A great way to see what’s happening is to use developer tools in your web browser. These tools allow you to inspect elements, see the applied CSS, and even adjust properties on-the-fly.</w:t>
      </w:r>
    </w:p>
    <w:p w14:paraId="19BB3693" w14:textId="77777777" w:rsidR="00372DCE" w:rsidRPr="00372DCE" w:rsidRDefault="00372DCE" w:rsidP="00372DCE">
      <w:pPr>
        <w:numPr>
          <w:ilvl w:val="0"/>
          <w:numId w:val="39"/>
        </w:numPr>
        <w:rPr>
          <w:lang w:val="en-DE"/>
        </w:rPr>
      </w:pPr>
      <w:r w:rsidRPr="00372DCE">
        <w:rPr>
          <w:lang w:val="en-DE"/>
        </w:rPr>
        <w:t xml:space="preserve">Open your Developer Tools in your web browser using F12 (Windows) or Option + </w:t>
      </w:r>
      <w:r w:rsidRPr="00372DCE">
        <w:rPr>
          <w:rFonts w:ascii="Cambria Math" w:hAnsi="Cambria Math" w:cs="Cambria Math"/>
          <w:lang w:val="en-DE"/>
        </w:rPr>
        <w:t>⌘</w:t>
      </w:r>
      <w:r w:rsidRPr="00372DCE">
        <w:rPr>
          <w:lang w:val="en-DE"/>
        </w:rPr>
        <w:t xml:space="preserve"> + I (Mac).</w:t>
      </w:r>
    </w:p>
    <w:p w14:paraId="3E296791" w14:textId="77777777" w:rsidR="00372DCE" w:rsidRPr="00372DCE" w:rsidRDefault="00372DCE" w:rsidP="00372DCE">
      <w:pPr>
        <w:numPr>
          <w:ilvl w:val="0"/>
          <w:numId w:val="39"/>
        </w:numPr>
        <w:rPr>
          <w:lang w:val="en-DE"/>
        </w:rPr>
      </w:pPr>
      <w:r w:rsidRPr="00372DCE">
        <w:rPr>
          <w:lang w:val="en-DE"/>
        </w:rPr>
        <w:t>Search through Elements to find your Flexbox container.</w:t>
      </w:r>
    </w:p>
    <w:p w14:paraId="5576E810" w14:textId="06629CAD" w:rsidR="00372DCE" w:rsidRPr="00372DCE" w:rsidRDefault="00372DCE" w:rsidP="00372DCE">
      <w:pPr>
        <w:rPr>
          <w:lang w:val="en-DE"/>
        </w:rPr>
      </w:pPr>
      <w:r w:rsidRPr="00372DCE">
        <w:rPr>
          <w:lang w:val="en-DE"/>
        </w:rPr>
        <w:drawing>
          <wp:inline distT="0" distB="0" distL="0" distR="0" wp14:anchorId="3F660BA4" wp14:editId="2EEE4891">
            <wp:extent cx="3171825" cy="2181225"/>
            <wp:effectExtent l="0" t="0" r="9525" b="9525"/>
            <wp:docPr id="8873901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71825" cy="2181225"/>
                    </a:xfrm>
                    <a:prstGeom prst="rect">
                      <a:avLst/>
                    </a:prstGeom>
                    <a:noFill/>
                    <a:ln>
                      <a:noFill/>
                    </a:ln>
                  </pic:spPr>
                </pic:pic>
              </a:graphicData>
            </a:graphic>
          </wp:inline>
        </w:drawing>
      </w:r>
    </w:p>
    <w:p w14:paraId="4DB1851A" w14:textId="77777777" w:rsidR="00372DCE" w:rsidRPr="00372DCE" w:rsidRDefault="00372DCE" w:rsidP="00372DCE">
      <w:pPr>
        <w:numPr>
          <w:ilvl w:val="0"/>
          <w:numId w:val="40"/>
        </w:numPr>
        <w:rPr>
          <w:lang w:val="en-DE"/>
        </w:rPr>
      </w:pPr>
      <w:r w:rsidRPr="00372DCE">
        <w:rPr>
          <w:lang w:val="en-DE"/>
        </w:rPr>
        <w:t>Now you should see your Flexbox Editor on the right side, under Styles, like so:</w:t>
      </w:r>
    </w:p>
    <w:p w14:paraId="2E4C27BD" w14:textId="16A88370" w:rsidR="00372DCE" w:rsidRPr="00372DCE" w:rsidRDefault="00372DCE" w:rsidP="00372DCE">
      <w:pPr>
        <w:rPr>
          <w:lang w:val="en-DE"/>
        </w:rPr>
      </w:pPr>
      <w:r w:rsidRPr="00372DCE">
        <w:rPr>
          <w:lang w:val="en-DE"/>
        </w:rPr>
        <w:drawing>
          <wp:inline distT="0" distB="0" distL="0" distR="0" wp14:anchorId="48D968F8" wp14:editId="36989568">
            <wp:extent cx="2324100" cy="1800225"/>
            <wp:effectExtent l="0" t="0" r="0" b="9525"/>
            <wp:docPr id="12222963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24100" cy="1800225"/>
                    </a:xfrm>
                    <a:prstGeom prst="rect">
                      <a:avLst/>
                    </a:prstGeom>
                    <a:noFill/>
                    <a:ln>
                      <a:noFill/>
                    </a:ln>
                  </pic:spPr>
                </pic:pic>
              </a:graphicData>
            </a:graphic>
          </wp:inline>
        </w:drawing>
      </w:r>
    </w:p>
    <w:p w14:paraId="3A9D49B7" w14:textId="77777777" w:rsidR="00372DCE" w:rsidRPr="00372DCE" w:rsidRDefault="00372DCE" w:rsidP="00372DCE">
      <w:pPr>
        <w:numPr>
          <w:ilvl w:val="0"/>
          <w:numId w:val="40"/>
        </w:numPr>
        <w:rPr>
          <w:lang w:val="en-DE"/>
        </w:rPr>
      </w:pPr>
      <w:r w:rsidRPr="00372DCE">
        <w:rPr>
          <w:lang w:val="en-DE"/>
        </w:rPr>
        <w:t>Feel free to play around with the properties and inspect the live changes on your navbar.</w:t>
      </w:r>
    </w:p>
    <w:p w14:paraId="16FFD23F" w14:textId="77777777" w:rsidR="00372DCE" w:rsidRPr="00372DCE" w:rsidRDefault="00372DCE" w:rsidP="00372DCE">
      <w:pPr>
        <w:numPr>
          <w:ilvl w:val="0"/>
          <w:numId w:val="40"/>
        </w:numPr>
        <w:rPr>
          <w:b/>
          <w:bCs/>
          <w:lang w:val="en-DE"/>
        </w:rPr>
      </w:pPr>
      <w:r w:rsidRPr="00372DCE">
        <w:rPr>
          <w:rFonts w:ascii="Segoe UI Emoji" w:hAnsi="Segoe UI Emoji" w:cs="Segoe UI Emoji"/>
          <w:b/>
          <w:bCs/>
          <w:lang w:val="en-DE"/>
        </w:rPr>
        <w:lastRenderedPageBreak/>
        <w:t>📖</w:t>
      </w:r>
      <w:r w:rsidRPr="00372DCE">
        <w:rPr>
          <w:b/>
          <w:bCs/>
          <w:lang w:val="en-DE"/>
        </w:rPr>
        <w:t xml:space="preserve"> Grid</w:t>
      </w:r>
    </w:p>
    <w:p w14:paraId="6F318A9C" w14:textId="77777777" w:rsidR="00372DCE" w:rsidRPr="00372DCE" w:rsidRDefault="00372DCE" w:rsidP="00372DCE">
      <w:pPr>
        <w:numPr>
          <w:ilvl w:val="0"/>
          <w:numId w:val="40"/>
        </w:numPr>
        <w:rPr>
          <w:lang w:val="en-DE"/>
        </w:rPr>
      </w:pPr>
      <w:r w:rsidRPr="00372DCE">
        <w:rPr>
          <w:lang w:val="en-DE"/>
        </w:rPr>
        <w:t xml:space="preserve">Lesson Progress </w:t>
      </w:r>
    </w:p>
    <w:p w14:paraId="5A9F66B3" w14:textId="77777777" w:rsidR="00372DCE" w:rsidRPr="00372DCE" w:rsidRDefault="00372DCE" w:rsidP="00372DCE">
      <w:pPr>
        <w:numPr>
          <w:ilvl w:val="0"/>
          <w:numId w:val="40"/>
        </w:numPr>
        <w:rPr>
          <w:lang w:val="en-DE"/>
        </w:rPr>
      </w:pPr>
      <w:r w:rsidRPr="00372DCE">
        <w:rPr>
          <w:lang w:val="en-DE"/>
        </w:rPr>
        <w:t xml:space="preserve">0% Complete </w:t>
      </w:r>
    </w:p>
    <w:p w14:paraId="3033CDC0" w14:textId="77777777" w:rsidR="00372DCE" w:rsidRPr="00372DCE" w:rsidRDefault="00372DCE" w:rsidP="00372DCE">
      <w:pPr>
        <w:numPr>
          <w:ilvl w:val="0"/>
          <w:numId w:val="40"/>
        </w:numPr>
        <w:rPr>
          <w:lang w:val="en-DE"/>
        </w:rPr>
      </w:pPr>
      <w:r w:rsidRPr="00372DCE">
        <w:rPr>
          <w:lang w:val="en-DE"/>
        </w:rPr>
        <w:t>Grid is a two-dimensional layout system, which means you can manage both rows and columns simultaneously. It’s like Flexbox’s big sibling, offering even more control for complex layouts.</w:t>
      </w:r>
    </w:p>
    <w:p w14:paraId="4E6907BB" w14:textId="2C344523" w:rsidR="00372DCE" w:rsidRPr="00372DCE" w:rsidRDefault="00372DCE" w:rsidP="00372DCE">
      <w:pPr>
        <w:numPr>
          <w:ilvl w:val="0"/>
          <w:numId w:val="40"/>
        </w:numPr>
        <w:rPr>
          <w:lang w:val="en-DE"/>
        </w:rPr>
      </w:pPr>
      <w:r w:rsidRPr="00372DCE">
        <w:rPr>
          <w:lang w:val="en-DE"/>
        </w:rPr>
        <w:drawing>
          <wp:inline distT="0" distB="0" distL="0" distR="0" wp14:anchorId="591F0B42" wp14:editId="6569F04A">
            <wp:extent cx="5143500" cy="5210175"/>
            <wp:effectExtent l="0" t="0" r="0" b="9525"/>
            <wp:docPr id="1431411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43500" cy="5210175"/>
                    </a:xfrm>
                    <a:prstGeom prst="rect">
                      <a:avLst/>
                    </a:prstGeom>
                    <a:noFill/>
                    <a:ln>
                      <a:noFill/>
                    </a:ln>
                  </pic:spPr>
                </pic:pic>
              </a:graphicData>
            </a:graphic>
          </wp:inline>
        </w:drawing>
      </w:r>
    </w:p>
    <w:p w14:paraId="2E5A67A1" w14:textId="77777777" w:rsidR="00372DCE" w:rsidRPr="00372DCE" w:rsidRDefault="00372DCE" w:rsidP="00372DCE">
      <w:pPr>
        <w:numPr>
          <w:ilvl w:val="0"/>
          <w:numId w:val="40"/>
        </w:numPr>
        <w:rPr>
          <w:b/>
          <w:bCs/>
          <w:lang w:val="en-DE"/>
        </w:rPr>
      </w:pPr>
      <w:r w:rsidRPr="00372DCE">
        <w:rPr>
          <w:b/>
          <w:bCs/>
          <w:lang w:val="en-DE"/>
        </w:rPr>
        <w:t>Key Features of Grid</w:t>
      </w:r>
    </w:p>
    <w:p w14:paraId="5D464508" w14:textId="77777777" w:rsidR="00372DCE" w:rsidRPr="00372DCE" w:rsidRDefault="00372DCE" w:rsidP="00372DCE">
      <w:pPr>
        <w:numPr>
          <w:ilvl w:val="0"/>
          <w:numId w:val="40"/>
        </w:numPr>
        <w:rPr>
          <w:lang w:val="en-DE"/>
        </w:rPr>
      </w:pPr>
      <w:r w:rsidRPr="00372DCE">
        <w:rPr>
          <w:b/>
          <w:bCs/>
          <w:lang w:val="en-DE"/>
        </w:rPr>
        <w:t>Grid Container and Items:</w:t>
      </w:r>
      <w:r w:rsidRPr="00372DCE">
        <w:rPr>
          <w:lang w:val="en-DE"/>
        </w:rPr>
        <w:t xml:space="preserve"> By declaring </w:t>
      </w:r>
      <w:r w:rsidRPr="00372DCE">
        <w:rPr>
          <w:b/>
          <w:bCs/>
          <w:lang w:val="en-DE"/>
        </w:rPr>
        <w:t>display: grid;</w:t>
      </w:r>
      <w:r w:rsidRPr="00372DCE">
        <w:rPr>
          <w:lang w:val="en-DE"/>
        </w:rPr>
        <w:t xml:space="preserve"> on a container, you can place child elements into a grid layout.</w:t>
      </w:r>
    </w:p>
    <w:p w14:paraId="6BD330ED" w14:textId="77777777" w:rsidR="00372DCE" w:rsidRPr="00372DCE" w:rsidRDefault="00372DCE" w:rsidP="00372DCE">
      <w:pPr>
        <w:numPr>
          <w:ilvl w:val="0"/>
          <w:numId w:val="40"/>
        </w:numPr>
        <w:rPr>
          <w:lang w:val="en-DE"/>
        </w:rPr>
      </w:pPr>
      <w:r w:rsidRPr="00372DCE">
        <w:rPr>
          <w:b/>
          <w:bCs/>
          <w:lang w:val="en-DE"/>
        </w:rPr>
        <w:t>Defining Tracks:</w:t>
      </w:r>
      <w:r w:rsidRPr="00372DCE">
        <w:rPr>
          <w:lang w:val="en-DE"/>
        </w:rPr>
        <w:t xml:space="preserve"> With </w:t>
      </w:r>
      <w:r w:rsidRPr="00372DCE">
        <w:rPr>
          <w:b/>
          <w:bCs/>
          <w:lang w:val="en-DE"/>
        </w:rPr>
        <w:t>grid-template-rows</w:t>
      </w:r>
      <w:r w:rsidRPr="00372DCE">
        <w:rPr>
          <w:lang w:val="en-DE"/>
        </w:rPr>
        <w:t xml:space="preserve"> and </w:t>
      </w:r>
      <w:r w:rsidRPr="00372DCE">
        <w:rPr>
          <w:b/>
          <w:bCs/>
          <w:lang w:val="en-DE"/>
        </w:rPr>
        <w:t>grid-template-columns</w:t>
      </w:r>
      <w:r w:rsidRPr="00372DCE">
        <w:rPr>
          <w:lang w:val="en-DE"/>
        </w:rPr>
        <w:t>, you set up the rows and columns of your grid, controlling their size and the number of tracks.</w:t>
      </w:r>
    </w:p>
    <w:p w14:paraId="2008D8F4" w14:textId="77777777" w:rsidR="00372DCE" w:rsidRPr="00372DCE" w:rsidRDefault="00372DCE" w:rsidP="00372DCE">
      <w:pPr>
        <w:numPr>
          <w:ilvl w:val="0"/>
          <w:numId w:val="40"/>
        </w:numPr>
        <w:rPr>
          <w:lang w:val="en-DE"/>
        </w:rPr>
      </w:pPr>
      <w:r w:rsidRPr="00372DCE">
        <w:rPr>
          <w:b/>
          <w:bCs/>
          <w:lang w:val="en-DE"/>
        </w:rPr>
        <w:t>Placement Control:</w:t>
      </w:r>
      <w:r w:rsidRPr="00372DCE">
        <w:rPr>
          <w:lang w:val="en-DE"/>
        </w:rPr>
        <w:t xml:space="preserve"> You can position items in specific spots in the grid with </w:t>
      </w:r>
      <w:r w:rsidRPr="00372DCE">
        <w:rPr>
          <w:b/>
          <w:bCs/>
          <w:lang w:val="en-DE"/>
        </w:rPr>
        <w:t>grid-column</w:t>
      </w:r>
      <w:r w:rsidRPr="00372DCE">
        <w:rPr>
          <w:lang w:val="en-DE"/>
        </w:rPr>
        <w:t xml:space="preserve"> and </w:t>
      </w:r>
      <w:r w:rsidRPr="00372DCE">
        <w:rPr>
          <w:b/>
          <w:bCs/>
          <w:lang w:val="en-DE"/>
        </w:rPr>
        <w:t>grid-row</w:t>
      </w:r>
      <w:r w:rsidRPr="00372DCE">
        <w:rPr>
          <w:lang w:val="en-DE"/>
        </w:rPr>
        <w:t>, giving you pinpoint control.</w:t>
      </w:r>
    </w:p>
    <w:p w14:paraId="0E77CF00" w14:textId="77777777" w:rsidR="00372DCE" w:rsidRPr="00372DCE" w:rsidRDefault="00372DCE" w:rsidP="00372DCE">
      <w:pPr>
        <w:numPr>
          <w:ilvl w:val="0"/>
          <w:numId w:val="40"/>
        </w:numPr>
        <w:rPr>
          <w:lang w:val="en-DE"/>
        </w:rPr>
      </w:pPr>
      <w:hyperlink r:id="rId27" w:tgtFrame="_blank" w:history="1">
        <w:r w:rsidRPr="00372DCE">
          <w:rPr>
            <w:rStyle w:val="Hyperlink"/>
            <w:lang w:val="en-DE"/>
          </w:rPr>
          <w:t>Grid Documentation</w:t>
        </w:r>
      </w:hyperlink>
    </w:p>
    <w:p w14:paraId="254CFBFB" w14:textId="77777777" w:rsidR="00372DCE" w:rsidRPr="00372DCE" w:rsidRDefault="00372DCE" w:rsidP="00372DCE">
      <w:pPr>
        <w:numPr>
          <w:ilvl w:val="0"/>
          <w:numId w:val="40"/>
        </w:numPr>
        <w:rPr>
          <w:b/>
          <w:bCs/>
          <w:lang w:val="en-DE"/>
        </w:rPr>
      </w:pPr>
      <w:r w:rsidRPr="00372DCE">
        <w:rPr>
          <w:b/>
          <w:bCs/>
          <w:lang w:val="en-DE"/>
        </w:rPr>
        <w:lastRenderedPageBreak/>
        <w:t>But how?</w:t>
      </w:r>
    </w:p>
    <w:p w14:paraId="156BA2E1" w14:textId="77777777" w:rsidR="00372DCE" w:rsidRPr="00372DCE" w:rsidRDefault="00372DCE" w:rsidP="00372DCE">
      <w:pPr>
        <w:numPr>
          <w:ilvl w:val="0"/>
          <w:numId w:val="40"/>
        </w:numPr>
        <w:rPr>
          <w:lang w:val="en-DE"/>
        </w:rPr>
      </w:pPr>
      <w:r w:rsidRPr="00372DCE">
        <w:rPr>
          <w:lang w:val="en-DE"/>
        </w:rPr>
        <w:t xml:space="preserve">You know it’s coming… </w:t>
      </w:r>
      <w:r w:rsidRPr="00372DCE">
        <w:rPr>
          <w:rFonts w:ascii="Segoe UI Emoji" w:hAnsi="Segoe UI Emoji" w:cs="Segoe UI Emoji"/>
          <w:lang w:val="en-DE"/>
        </w:rPr>
        <w:t>🥁🥁🥁</w:t>
      </w:r>
    </w:p>
    <w:p w14:paraId="5D544B48" w14:textId="77777777" w:rsidR="00372DCE" w:rsidRPr="00372DCE" w:rsidRDefault="00372DCE" w:rsidP="00372DCE">
      <w:pPr>
        <w:numPr>
          <w:ilvl w:val="0"/>
          <w:numId w:val="40"/>
        </w:numPr>
        <w:rPr>
          <w:lang w:val="en-DE"/>
        </w:rPr>
      </w:pPr>
      <w:r w:rsidRPr="00372DCE">
        <w:rPr>
          <w:lang w:val="en-DE"/>
        </w:rPr>
        <w:t>In this one will guide you through creating an image gallery using CSS Grid, teaching you how to define grid columns, rows, and how to place items within your grid layout.</w:t>
      </w:r>
    </w:p>
    <w:p w14:paraId="05D8F62E" w14:textId="77777777" w:rsidR="00372DCE" w:rsidRPr="00372DCE" w:rsidRDefault="00372DCE" w:rsidP="00372DCE">
      <w:pPr>
        <w:numPr>
          <w:ilvl w:val="0"/>
          <w:numId w:val="40"/>
        </w:numPr>
        <w:rPr>
          <w:b/>
          <w:bCs/>
          <w:lang w:val="en-DE"/>
        </w:rPr>
      </w:pPr>
      <w:r w:rsidRPr="00372DCE">
        <w:rPr>
          <w:b/>
          <w:bCs/>
          <w:lang w:val="en-DE"/>
        </w:rPr>
        <w:t>Step 1: HTML Structure</w:t>
      </w:r>
    </w:p>
    <w:p w14:paraId="6F690133" w14:textId="77777777" w:rsidR="00372DCE" w:rsidRPr="00372DCE" w:rsidRDefault="00372DCE" w:rsidP="00372DCE">
      <w:pPr>
        <w:numPr>
          <w:ilvl w:val="0"/>
          <w:numId w:val="40"/>
        </w:numPr>
        <w:rPr>
          <w:lang w:val="en-DE"/>
        </w:rPr>
      </w:pPr>
      <w:r w:rsidRPr="00372DCE">
        <w:rPr>
          <w:lang w:val="en-DE"/>
        </w:rPr>
        <w:t xml:space="preserve">Start by setting up the HTML structure for your gallery. The main container is </w:t>
      </w:r>
      <w:r w:rsidRPr="00372DCE">
        <w:rPr>
          <w:b/>
          <w:bCs/>
          <w:lang w:val="en-DE"/>
        </w:rPr>
        <w:t>.gallery-container</w:t>
      </w:r>
      <w:r w:rsidRPr="00372DCE">
        <w:rPr>
          <w:lang w:val="en-DE"/>
        </w:rPr>
        <w:t xml:space="preserve">, which includes a heading and the </w:t>
      </w:r>
      <w:r w:rsidRPr="00372DCE">
        <w:rPr>
          <w:b/>
          <w:bCs/>
          <w:lang w:val="en-DE"/>
        </w:rPr>
        <w:t>.gallery</w:t>
      </w:r>
      <w:r w:rsidRPr="00372DCE">
        <w:rPr>
          <w:lang w:val="en-DE"/>
        </w:rPr>
        <w:t xml:space="preserve"> grid. Inside the grid, you have multiple </w:t>
      </w:r>
      <w:r w:rsidRPr="00372DCE">
        <w:rPr>
          <w:b/>
          <w:bCs/>
          <w:lang w:val="en-DE"/>
        </w:rPr>
        <w:t>.gallery-item</w:t>
      </w:r>
      <w:r w:rsidRPr="00372DCE">
        <w:rPr>
          <w:lang w:val="en-DE"/>
        </w:rPr>
        <w:t xml:space="preserve"> elements, each containing an image sourced from </w:t>
      </w:r>
      <w:r w:rsidRPr="00372DCE">
        <w:rPr>
          <w:b/>
          <w:bCs/>
          <w:lang w:val="en-DE"/>
        </w:rPr>
        <w:t>Lorem Picsum.</w:t>
      </w:r>
    </w:p>
    <w:p w14:paraId="2A5FEE1A" w14:textId="77777777" w:rsidR="00372DCE" w:rsidRPr="00372DCE" w:rsidRDefault="00372DCE" w:rsidP="00372DCE">
      <w:pPr>
        <w:numPr>
          <w:ilvl w:val="0"/>
          <w:numId w:val="40"/>
        </w:numPr>
        <w:rPr>
          <w:lang w:val="en-DE"/>
        </w:rPr>
      </w:pPr>
      <w:r w:rsidRPr="00372DCE">
        <w:rPr>
          <w:lang w:val="en-DE"/>
        </w:rPr>
        <w:t>&lt;!DOCTYPE html&gt;</w:t>
      </w:r>
    </w:p>
    <w:p w14:paraId="3D3E1690" w14:textId="77777777" w:rsidR="00372DCE" w:rsidRPr="00372DCE" w:rsidRDefault="00372DCE" w:rsidP="00372DCE">
      <w:pPr>
        <w:numPr>
          <w:ilvl w:val="0"/>
          <w:numId w:val="40"/>
        </w:numPr>
        <w:rPr>
          <w:lang w:val="en-DE"/>
        </w:rPr>
      </w:pPr>
      <w:r w:rsidRPr="00372DCE">
        <w:rPr>
          <w:lang w:val="en-DE"/>
        </w:rPr>
        <w:t>&lt;html lang="en"&gt;</w:t>
      </w:r>
    </w:p>
    <w:p w14:paraId="11F47838" w14:textId="77777777" w:rsidR="00372DCE" w:rsidRPr="00372DCE" w:rsidRDefault="00372DCE" w:rsidP="00372DCE">
      <w:pPr>
        <w:numPr>
          <w:ilvl w:val="0"/>
          <w:numId w:val="40"/>
        </w:numPr>
        <w:rPr>
          <w:lang w:val="en-DE"/>
        </w:rPr>
      </w:pPr>
      <w:r w:rsidRPr="00372DCE">
        <w:rPr>
          <w:lang w:val="en-DE"/>
        </w:rPr>
        <w:t xml:space="preserve">  &lt;head&gt;</w:t>
      </w:r>
    </w:p>
    <w:p w14:paraId="6AB4B104" w14:textId="77777777" w:rsidR="00372DCE" w:rsidRPr="00372DCE" w:rsidRDefault="00372DCE" w:rsidP="00372DCE">
      <w:pPr>
        <w:numPr>
          <w:ilvl w:val="0"/>
          <w:numId w:val="40"/>
        </w:numPr>
        <w:rPr>
          <w:lang w:val="en-DE"/>
        </w:rPr>
      </w:pPr>
      <w:r w:rsidRPr="00372DCE">
        <w:rPr>
          <w:lang w:val="en-DE"/>
        </w:rPr>
        <w:t xml:space="preserve">    &lt;meta charset="UTF-8" /&gt;</w:t>
      </w:r>
    </w:p>
    <w:p w14:paraId="30F7DAE5" w14:textId="77777777" w:rsidR="00372DCE" w:rsidRPr="00372DCE" w:rsidRDefault="00372DCE" w:rsidP="00372DCE">
      <w:pPr>
        <w:numPr>
          <w:ilvl w:val="0"/>
          <w:numId w:val="40"/>
        </w:numPr>
        <w:rPr>
          <w:lang w:val="en-DE"/>
        </w:rPr>
      </w:pPr>
      <w:r w:rsidRPr="00372DCE">
        <w:rPr>
          <w:lang w:val="en-DE"/>
        </w:rPr>
        <w:t xml:space="preserve">    &lt;meta name="viewport" content="width=device-width, initial-scale=1.0" /&gt;</w:t>
      </w:r>
    </w:p>
    <w:p w14:paraId="2F954102" w14:textId="77777777" w:rsidR="00372DCE" w:rsidRPr="00372DCE" w:rsidRDefault="00372DCE" w:rsidP="00372DCE">
      <w:pPr>
        <w:numPr>
          <w:ilvl w:val="0"/>
          <w:numId w:val="40"/>
        </w:numPr>
        <w:rPr>
          <w:lang w:val="en-DE"/>
        </w:rPr>
      </w:pPr>
      <w:r w:rsidRPr="00372DCE">
        <w:rPr>
          <w:lang w:val="en-DE"/>
        </w:rPr>
        <w:t xml:space="preserve">    &lt;title&gt;Grid Image Gallery&lt;/title&gt;</w:t>
      </w:r>
    </w:p>
    <w:p w14:paraId="0BEBBDF3" w14:textId="77777777" w:rsidR="00372DCE" w:rsidRPr="00372DCE" w:rsidRDefault="00372DCE" w:rsidP="00372DCE">
      <w:pPr>
        <w:numPr>
          <w:ilvl w:val="0"/>
          <w:numId w:val="40"/>
        </w:numPr>
        <w:rPr>
          <w:lang w:val="en-DE"/>
        </w:rPr>
      </w:pPr>
      <w:r w:rsidRPr="00372DCE">
        <w:rPr>
          <w:lang w:val="en-DE"/>
        </w:rPr>
        <w:t xml:space="preserve">    &lt;link rel="stylesheet" href="styles.css" /&gt;</w:t>
      </w:r>
    </w:p>
    <w:p w14:paraId="6DE2CD0B" w14:textId="77777777" w:rsidR="00372DCE" w:rsidRPr="00372DCE" w:rsidRDefault="00372DCE" w:rsidP="00372DCE">
      <w:pPr>
        <w:numPr>
          <w:ilvl w:val="0"/>
          <w:numId w:val="40"/>
        </w:numPr>
        <w:rPr>
          <w:lang w:val="en-DE"/>
        </w:rPr>
      </w:pPr>
      <w:r w:rsidRPr="00372DCE">
        <w:rPr>
          <w:lang w:val="en-DE"/>
        </w:rPr>
        <w:t xml:space="preserve">  &lt;/head&gt;</w:t>
      </w:r>
    </w:p>
    <w:p w14:paraId="30E120EC" w14:textId="77777777" w:rsidR="00372DCE" w:rsidRPr="00372DCE" w:rsidRDefault="00372DCE" w:rsidP="00372DCE">
      <w:pPr>
        <w:numPr>
          <w:ilvl w:val="0"/>
          <w:numId w:val="40"/>
        </w:numPr>
        <w:rPr>
          <w:lang w:val="en-DE"/>
        </w:rPr>
      </w:pPr>
    </w:p>
    <w:p w14:paraId="47B8D660" w14:textId="77777777" w:rsidR="00372DCE" w:rsidRPr="00372DCE" w:rsidRDefault="00372DCE" w:rsidP="00372DCE">
      <w:pPr>
        <w:numPr>
          <w:ilvl w:val="0"/>
          <w:numId w:val="40"/>
        </w:numPr>
        <w:rPr>
          <w:lang w:val="en-DE"/>
        </w:rPr>
      </w:pPr>
      <w:r w:rsidRPr="00372DCE">
        <w:rPr>
          <w:lang w:val="en-DE"/>
        </w:rPr>
        <w:t xml:space="preserve">  &lt;body&gt;</w:t>
      </w:r>
    </w:p>
    <w:p w14:paraId="1904F625" w14:textId="77777777" w:rsidR="00372DCE" w:rsidRPr="00372DCE" w:rsidRDefault="00372DCE" w:rsidP="00372DCE">
      <w:pPr>
        <w:numPr>
          <w:ilvl w:val="0"/>
          <w:numId w:val="40"/>
        </w:numPr>
        <w:rPr>
          <w:lang w:val="en-DE"/>
        </w:rPr>
      </w:pPr>
      <w:r w:rsidRPr="00372DCE">
        <w:rPr>
          <w:lang w:val="en-DE"/>
        </w:rPr>
        <w:t xml:space="preserve">    &lt;div class="gallery-container"&gt;</w:t>
      </w:r>
    </w:p>
    <w:p w14:paraId="6E63B80A" w14:textId="77777777" w:rsidR="00372DCE" w:rsidRPr="00372DCE" w:rsidRDefault="00372DCE" w:rsidP="00372DCE">
      <w:pPr>
        <w:numPr>
          <w:ilvl w:val="0"/>
          <w:numId w:val="40"/>
        </w:numPr>
        <w:rPr>
          <w:lang w:val="en-DE"/>
        </w:rPr>
      </w:pPr>
      <w:r w:rsidRPr="00372DCE">
        <w:rPr>
          <w:lang w:val="en-DE"/>
        </w:rPr>
        <w:t xml:space="preserve">      &lt;h1&gt;IMAGE GALLERY&lt;/h1&gt;</w:t>
      </w:r>
    </w:p>
    <w:p w14:paraId="0298463B" w14:textId="77777777" w:rsidR="00372DCE" w:rsidRPr="00372DCE" w:rsidRDefault="00372DCE" w:rsidP="00372DCE">
      <w:pPr>
        <w:numPr>
          <w:ilvl w:val="0"/>
          <w:numId w:val="40"/>
        </w:numPr>
        <w:rPr>
          <w:lang w:val="en-DE"/>
        </w:rPr>
      </w:pPr>
      <w:r w:rsidRPr="00372DCE">
        <w:rPr>
          <w:lang w:val="en-DE"/>
        </w:rPr>
        <w:t xml:space="preserve">      &lt;div class="gallery"&gt;</w:t>
      </w:r>
    </w:p>
    <w:p w14:paraId="26CAFCCF" w14:textId="77777777" w:rsidR="00372DCE" w:rsidRPr="00372DCE" w:rsidRDefault="00372DCE" w:rsidP="00372DCE">
      <w:pPr>
        <w:numPr>
          <w:ilvl w:val="0"/>
          <w:numId w:val="40"/>
        </w:numPr>
        <w:rPr>
          <w:lang w:val="en-DE"/>
        </w:rPr>
      </w:pPr>
      <w:r w:rsidRPr="00372DCE">
        <w:rPr>
          <w:lang w:val="en-DE"/>
        </w:rPr>
        <w:t xml:space="preserve">        &lt;div class="gallery-item"&gt;</w:t>
      </w:r>
    </w:p>
    <w:p w14:paraId="54514D98" w14:textId="77777777" w:rsidR="00372DCE" w:rsidRPr="00372DCE" w:rsidRDefault="00372DCE" w:rsidP="00372DCE">
      <w:pPr>
        <w:numPr>
          <w:ilvl w:val="0"/>
          <w:numId w:val="40"/>
        </w:numPr>
        <w:rPr>
          <w:lang w:val="en-DE"/>
        </w:rPr>
      </w:pPr>
      <w:r w:rsidRPr="00372DCE">
        <w:rPr>
          <w:lang w:val="en-DE"/>
        </w:rPr>
        <w:t xml:space="preserve">          &lt;img src="https://picsum.photos/400" alt="Gallery image 1" /&gt;</w:t>
      </w:r>
    </w:p>
    <w:p w14:paraId="4E1A9A22" w14:textId="77777777" w:rsidR="00372DCE" w:rsidRPr="00372DCE" w:rsidRDefault="00372DCE" w:rsidP="00372DCE">
      <w:pPr>
        <w:numPr>
          <w:ilvl w:val="0"/>
          <w:numId w:val="40"/>
        </w:numPr>
        <w:rPr>
          <w:lang w:val="en-DE"/>
        </w:rPr>
      </w:pPr>
      <w:r w:rsidRPr="00372DCE">
        <w:rPr>
          <w:lang w:val="en-DE"/>
        </w:rPr>
        <w:t xml:space="preserve">        &lt;/div&gt;</w:t>
      </w:r>
    </w:p>
    <w:p w14:paraId="6D97E2FD" w14:textId="77777777" w:rsidR="00372DCE" w:rsidRPr="00372DCE" w:rsidRDefault="00372DCE" w:rsidP="00372DCE">
      <w:pPr>
        <w:numPr>
          <w:ilvl w:val="0"/>
          <w:numId w:val="40"/>
        </w:numPr>
        <w:rPr>
          <w:lang w:val="en-DE"/>
        </w:rPr>
      </w:pPr>
      <w:r w:rsidRPr="00372DCE">
        <w:rPr>
          <w:lang w:val="en-DE"/>
        </w:rPr>
        <w:t xml:space="preserve">        &lt;div class="gallery-item"&gt;</w:t>
      </w:r>
    </w:p>
    <w:p w14:paraId="76EBFF8A" w14:textId="77777777" w:rsidR="00372DCE" w:rsidRPr="00372DCE" w:rsidRDefault="00372DCE" w:rsidP="00372DCE">
      <w:pPr>
        <w:numPr>
          <w:ilvl w:val="0"/>
          <w:numId w:val="40"/>
        </w:numPr>
        <w:rPr>
          <w:lang w:val="en-DE"/>
        </w:rPr>
      </w:pPr>
      <w:r w:rsidRPr="00372DCE">
        <w:rPr>
          <w:lang w:val="en-DE"/>
        </w:rPr>
        <w:t xml:space="preserve">          &lt;img src="https://picsum.photos/500" alt="Gallery image 2" /&gt;</w:t>
      </w:r>
    </w:p>
    <w:p w14:paraId="56B7463F" w14:textId="77777777" w:rsidR="00372DCE" w:rsidRPr="00372DCE" w:rsidRDefault="00372DCE" w:rsidP="00372DCE">
      <w:pPr>
        <w:numPr>
          <w:ilvl w:val="0"/>
          <w:numId w:val="40"/>
        </w:numPr>
        <w:rPr>
          <w:lang w:val="en-DE"/>
        </w:rPr>
      </w:pPr>
      <w:r w:rsidRPr="00372DCE">
        <w:rPr>
          <w:lang w:val="en-DE"/>
        </w:rPr>
        <w:t xml:space="preserve">        &lt;/div&gt;</w:t>
      </w:r>
    </w:p>
    <w:p w14:paraId="500EB521" w14:textId="77777777" w:rsidR="00372DCE" w:rsidRPr="00372DCE" w:rsidRDefault="00372DCE" w:rsidP="00372DCE">
      <w:pPr>
        <w:numPr>
          <w:ilvl w:val="0"/>
          <w:numId w:val="40"/>
        </w:numPr>
        <w:rPr>
          <w:lang w:val="en-DE"/>
        </w:rPr>
      </w:pPr>
      <w:r w:rsidRPr="00372DCE">
        <w:rPr>
          <w:lang w:val="en-DE"/>
        </w:rPr>
        <w:t xml:space="preserve">        &lt;div class="gallery-item"&gt;</w:t>
      </w:r>
    </w:p>
    <w:p w14:paraId="5F478F73" w14:textId="77777777" w:rsidR="00372DCE" w:rsidRPr="00372DCE" w:rsidRDefault="00372DCE" w:rsidP="00372DCE">
      <w:pPr>
        <w:numPr>
          <w:ilvl w:val="0"/>
          <w:numId w:val="40"/>
        </w:numPr>
        <w:rPr>
          <w:lang w:val="en-DE"/>
        </w:rPr>
      </w:pPr>
      <w:r w:rsidRPr="00372DCE">
        <w:rPr>
          <w:lang w:val="en-DE"/>
        </w:rPr>
        <w:t xml:space="preserve">          &lt;img src="https://picsum.photos/600" alt="Gallery image 3" /&gt;</w:t>
      </w:r>
    </w:p>
    <w:p w14:paraId="57570E29" w14:textId="77777777" w:rsidR="00372DCE" w:rsidRPr="00372DCE" w:rsidRDefault="00372DCE" w:rsidP="00372DCE">
      <w:pPr>
        <w:numPr>
          <w:ilvl w:val="0"/>
          <w:numId w:val="40"/>
        </w:numPr>
        <w:rPr>
          <w:lang w:val="en-DE"/>
        </w:rPr>
      </w:pPr>
      <w:r w:rsidRPr="00372DCE">
        <w:rPr>
          <w:lang w:val="en-DE"/>
        </w:rPr>
        <w:t xml:space="preserve">        &lt;/div&gt;</w:t>
      </w:r>
    </w:p>
    <w:p w14:paraId="41C71D80" w14:textId="77777777" w:rsidR="00372DCE" w:rsidRPr="00372DCE" w:rsidRDefault="00372DCE" w:rsidP="00372DCE">
      <w:pPr>
        <w:numPr>
          <w:ilvl w:val="0"/>
          <w:numId w:val="40"/>
        </w:numPr>
        <w:rPr>
          <w:lang w:val="en-DE"/>
        </w:rPr>
      </w:pPr>
      <w:r w:rsidRPr="00372DCE">
        <w:rPr>
          <w:lang w:val="en-DE"/>
        </w:rPr>
        <w:t xml:space="preserve">        &lt;div class="gallery-item"&gt;</w:t>
      </w:r>
    </w:p>
    <w:p w14:paraId="0EC392D7" w14:textId="77777777" w:rsidR="00372DCE" w:rsidRPr="00372DCE" w:rsidRDefault="00372DCE" w:rsidP="00372DCE">
      <w:pPr>
        <w:numPr>
          <w:ilvl w:val="0"/>
          <w:numId w:val="40"/>
        </w:numPr>
        <w:rPr>
          <w:lang w:val="en-DE"/>
        </w:rPr>
      </w:pPr>
      <w:r w:rsidRPr="00372DCE">
        <w:rPr>
          <w:lang w:val="en-DE"/>
        </w:rPr>
        <w:lastRenderedPageBreak/>
        <w:t xml:space="preserve">          &lt;img src="https://picsum.photos/700" alt="Gallery image 4" /&gt;</w:t>
      </w:r>
    </w:p>
    <w:p w14:paraId="7FE505B0" w14:textId="77777777" w:rsidR="00372DCE" w:rsidRPr="00372DCE" w:rsidRDefault="00372DCE" w:rsidP="00372DCE">
      <w:pPr>
        <w:numPr>
          <w:ilvl w:val="0"/>
          <w:numId w:val="40"/>
        </w:numPr>
        <w:rPr>
          <w:lang w:val="en-DE"/>
        </w:rPr>
      </w:pPr>
      <w:r w:rsidRPr="00372DCE">
        <w:rPr>
          <w:lang w:val="en-DE"/>
        </w:rPr>
        <w:t xml:space="preserve">        &lt;/div&gt;</w:t>
      </w:r>
    </w:p>
    <w:p w14:paraId="10182B00" w14:textId="77777777" w:rsidR="00372DCE" w:rsidRPr="00372DCE" w:rsidRDefault="00372DCE" w:rsidP="00372DCE">
      <w:pPr>
        <w:numPr>
          <w:ilvl w:val="0"/>
          <w:numId w:val="40"/>
        </w:numPr>
        <w:rPr>
          <w:lang w:val="en-DE"/>
        </w:rPr>
      </w:pPr>
      <w:r w:rsidRPr="00372DCE">
        <w:rPr>
          <w:lang w:val="en-DE"/>
        </w:rPr>
        <w:t xml:space="preserve">        &lt;div class="gallery-item"&gt;</w:t>
      </w:r>
    </w:p>
    <w:p w14:paraId="0A364E6F" w14:textId="77777777" w:rsidR="00372DCE" w:rsidRPr="00372DCE" w:rsidRDefault="00372DCE" w:rsidP="00372DCE">
      <w:pPr>
        <w:numPr>
          <w:ilvl w:val="0"/>
          <w:numId w:val="40"/>
        </w:numPr>
        <w:rPr>
          <w:lang w:val="en-DE"/>
        </w:rPr>
      </w:pPr>
      <w:r w:rsidRPr="00372DCE">
        <w:rPr>
          <w:lang w:val="en-DE"/>
        </w:rPr>
        <w:t xml:space="preserve">          &lt;img src="https://picsum.photos/800" alt="Gallery image 5" /&gt;</w:t>
      </w:r>
    </w:p>
    <w:p w14:paraId="606BAAF9" w14:textId="77777777" w:rsidR="00372DCE" w:rsidRPr="00372DCE" w:rsidRDefault="00372DCE" w:rsidP="00372DCE">
      <w:pPr>
        <w:numPr>
          <w:ilvl w:val="0"/>
          <w:numId w:val="40"/>
        </w:numPr>
        <w:rPr>
          <w:lang w:val="en-DE"/>
        </w:rPr>
      </w:pPr>
      <w:r w:rsidRPr="00372DCE">
        <w:rPr>
          <w:lang w:val="en-DE"/>
        </w:rPr>
        <w:t xml:space="preserve">        &lt;/div&gt;</w:t>
      </w:r>
    </w:p>
    <w:p w14:paraId="1D8B0A92" w14:textId="77777777" w:rsidR="00372DCE" w:rsidRPr="00372DCE" w:rsidRDefault="00372DCE" w:rsidP="00372DCE">
      <w:pPr>
        <w:numPr>
          <w:ilvl w:val="0"/>
          <w:numId w:val="40"/>
        </w:numPr>
        <w:rPr>
          <w:lang w:val="en-DE"/>
        </w:rPr>
      </w:pPr>
      <w:r w:rsidRPr="00372DCE">
        <w:rPr>
          <w:lang w:val="en-DE"/>
        </w:rPr>
        <w:t xml:space="preserve">        &lt;div class="gallery-item"&gt;</w:t>
      </w:r>
    </w:p>
    <w:p w14:paraId="7A213D08" w14:textId="77777777" w:rsidR="00372DCE" w:rsidRPr="00372DCE" w:rsidRDefault="00372DCE" w:rsidP="00372DCE">
      <w:pPr>
        <w:numPr>
          <w:ilvl w:val="0"/>
          <w:numId w:val="40"/>
        </w:numPr>
        <w:rPr>
          <w:lang w:val="en-DE"/>
        </w:rPr>
      </w:pPr>
      <w:r w:rsidRPr="00372DCE">
        <w:rPr>
          <w:lang w:val="en-DE"/>
        </w:rPr>
        <w:t xml:space="preserve">          &lt;img src="https://picsum.photos/900" alt="Gallery image 6" /&gt;</w:t>
      </w:r>
    </w:p>
    <w:p w14:paraId="682F4C5F" w14:textId="77777777" w:rsidR="00372DCE" w:rsidRPr="00372DCE" w:rsidRDefault="00372DCE" w:rsidP="00372DCE">
      <w:pPr>
        <w:numPr>
          <w:ilvl w:val="0"/>
          <w:numId w:val="40"/>
        </w:numPr>
        <w:rPr>
          <w:lang w:val="en-DE"/>
        </w:rPr>
      </w:pPr>
      <w:r w:rsidRPr="00372DCE">
        <w:rPr>
          <w:lang w:val="en-DE"/>
        </w:rPr>
        <w:t xml:space="preserve">        &lt;/div&gt;</w:t>
      </w:r>
    </w:p>
    <w:p w14:paraId="7991CB13" w14:textId="77777777" w:rsidR="00372DCE" w:rsidRPr="00372DCE" w:rsidRDefault="00372DCE" w:rsidP="00372DCE">
      <w:pPr>
        <w:numPr>
          <w:ilvl w:val="0"/>
          <w:numId w:val="40"/>
        </w:numPr>
        <w:rPr>
          <w:lang w:val="en-DE"/>
        </w:rPr>
      </w:pPr>
      <w:r w:rsidRPr="00372DCE">
        <w:rPr>
          <w:lang w:val="en-DE"/>
        </w:rPr>
        <w:t xml:space="preserve">        &lt;div class="gallery-item"&gt;</w:t>
      </w:r>
    </w:p>
    <w:p w14:paraId="69288DB0" w14:textId="77777777" w:rsidR="00372DCE" w:rsidRPr="00372DCE" w:rsidRDefault="00372DCE" w:rsidP="00372DCE">
      <w:pPr>
        <w:numPr>
          <w:ilvl w:val="0"/>
          <w:numId w:val="40"/>
        </w:numPr>
        <w:rPr>
          <w:lang w:val="en-DE"/>
        </w:rPr>
      </w:pPr>
      <w:r w:rsidRPr="00372DCE">
        <w:rPr>
          <w:lang w:val="en-DE"/>
        </w:rPr>
        <w:t xml:space="preserve">          &lt;img src="https://picsum.photos/500" alt="Gallery image 7" /&gt;</w:t>
      </w:r>
    </w:p>
    <w:p w14:paraId="53D08775" w14:textId="77777777" w:rsidR="00372DCE" w:rsidRPr="00372DCE" w:rsidRDefault="00372DCE" w:rsidP="00372DCE">
      <w:pPr>
        <w:numPr>
          <w:ilvl w:val="0"/>
          <w:numId w:val="40"/>
        </w:numPr>
        <w:rPr>
          <w:lang w:val="en-DE"/>
        </w:rPr>
      </w:pPr>
      <w:r w:rsidRPr="00372DCE">
        <w:rPr>
          <w:lang w:val="en-DE"/>
        </w:rPr>
        <w:t xml:space="preserve">        &lt;/div&gt;</w:t>
      </w:r>
    </w:p>
    <w:p w14:paraId="01E96A46" w14:textId="77777777" w:rsidR="00372DCE" w:rsidRPr="00372DCE" w:rsidRDefault="00372DCE" w:rsidP="00372DCE">
      <w:pPr>
        <w:numPr>
          <w:ilvl w:val="0"/>
          <w:numId w:val="40"/>
        </w:numPr>
        <w:rPr>
          <w:lang w:val="en-DE"/>
        </w:rPr>
      </w:pPr>
      <w:r w:rsidRPr="00372DCE">
        <w:rPr>
          <w:lang w:val="en-DE"/>
        </w:rPr>
        <w:t xml:space="preserve">        &lt;div class="gallery-item"&gt;</w:t>
      </w:r>
    </w:p>
    <w:p w14:paraId="729EBFF1" w14:textId="77777777" w:rsidR="00372DCE" w:rsidRPr="00372DCE" w:rsidRDefault="00372DCE" w:rsidP="00372DCE">
      <w:pPr>
        <w:numPr>
          <w:ilvl w:val="0"/>
          <w:numId w:val="40"/>
        </w:numPr>
        <w:rPr>
          <w:lang w:val="en-DE"/>
        </w:rPr>
      </w:pPr>
      <w:r w:rsidRPr="00372DCE">
        <w:rPr>
          <w:lang w:val="en-DE"/>
        </w:rPr>
        <w:t xml:space="preserve">          &lt;img src="https://picsum.photos/400" alt="Gallery image 8" /&gt;</w:t>
      </w:r>
    </w:p>
    <w:p w14:paraId="4F366974" w14:textId="77777777" w:rsidR="00372DCE" w:rsidRPr="00372DCE" w:rsidRDefault="00372DCE" w:rsidP="00372DCE">
      <w:pPr>
        <w:numPr>
          <w:ilvl w:val="0"/>
          <w:numId w:val="40"/>
        </w:numPr>
        <w:rPr>
          <w:lang w:val="en-DE"/>
        </w:rPr>
      </w:pPr>
      <w:r w:rsidRPr="00372DCE">
        <w:rPr>
          <w:lang w:val="en-DE"/>
        </w:rPr>
        <w:t xml:space="preserve">        &lt;/div&gt;</w:t>
      </w:r>
    </w:p>
    <w:p w14:paraId="75785D15" w14:textId="77777777" w:rsidR="00372DCE" w:rsidRPr="00372DCE" w:rsidRDefault="00372DCE" w:rsidP="00372DCE">
      <w:pPr>
        <w:numPr>
          <w:ilvl w:val="0"/>
          <w:numId w:val="40"/>
        </w:numPr>
        <w:rPr>
          <w:lang w:val="en-DE"/>
        </w:rPr>
      </w:pPr>
      <w:r w:rsidRPr="00372DCE">
        <w:rPr>
          <w:lang w:val="en-DE"/>
        </w:rPr>
        <w:t xml:space="preserve">        &lt;div class="gallery-item"&gt;</w:t>
      </w:r>
    </w:p>
    <w:p w14:paraId="2597D595" w14:textId="77777777" w:rsidR="00372DCE" w:rsidRPr="00372DCE" w:rsidRDefault="00372DCE" w:rsidP="00372DCE">
      <w:pPr>
        <w:numPr>
          <w:ilvl w:val="0"/>
          <w:numId w:val="40"/>
        </w:numPr>
        <w:rPr>
          <w:lang w:val="en-DE"/>
        </w:rPr>
      </w:pPr>
      <w:r w:rsidRPr="00372DCE">
        <w:rPr>
          <w:lang w:val="en-DE"/>
        </w:rPr>
        <w:t xml:space="preserve">          &lt;img src="https://picsum.photos/900?r" alt="Gallery image 9" /&gt;</w:t>
      </w:r>
    </w:p>
    <w:p w14:paraId="4CE97EC8" w14:textId="77777777" w:rsidR="00372DCE" w:rsidRPr="00372DCE" w:rsidRDefault="00372DCE" w:rsidP="00372DCE">
      <w:pPr>
        <w:numPr>
          <w:ilvl w:val="0"/>
          <w:numId w:val="40"/>
        </w:numPr>
        <w:rPr>
          <w:lang w:val="en-DE"/>
        </w:rPr>
      </w:pPr>
      <w:r w:rsidRPr="00372DCE">
        <w:rPr>
          <w:lang w:val="en-DE"/>
        </w:rPr>
        <w:t xml:space="preserve">        &lt;/div&gt;</w:t>
      </w:r>
    </w:p>
    <w:p w14:paraId="34B1ADB3" w14:textId="77777777" w:rsidR="00372DCE" w:rsidRPr="00372DCE" w:rsidRDefault="00372DCE" w:rsidP="00372DCE">
      <w:pPr>
        <w:numPr>
          <w:ilvl w:val="0"/>
          <w:numId w:val="40"/>
        </w:numPr>
        <w:rPr>
          <w:lang w:val="en-DE"/>
        </w:rPr>
      </w:pPr>
      <w:r w:rsidRPr="00372DCE">
        <w:rPr>
          <w:lang w:val="en-DE"/>
        </w:rPr>
        <w:t xml:space="preserve">      &lt;/div&gt;</w:t>
      </w:r>
    </w:p>
    <w:p w14:paraId="1F618D36" w14:textId="77777777" w:rsidR="00372DCE" w:rsidRPr="00372DCE" w:rsidRDefault="00372DCE" w:rsidP="00372DCE">
      <w:pPr>
        <w:numPr>
          <w:ilvl w:val="0"/>
          <w:numId w:val="40"/>
        </w:numPr>
        <w:rPr>
          <w:lang w:val="en-DE"/>
        </w:rPr>
      </w:pPr>
      <w:r w:rsidRPr="00372DCE">
        <w:rPr>
          <w:lang w:val="en-DE"/>
        </w:rPr>
        <w:t xml:space="preserve">    &lt;/div&gt;</w:t>
      </w:r>
    </w:p>
    <w:p w14:paraId="7C731AA5" w14:textId="77777777" w:rsidR="00372DCE" w:rsidRPr="00372DCE" w:rsidRDefault="00372DCE" w:rsidP="00372DCE">
      <w:pPr>
        <w:numPr>
          <w:ilvl w:val="0"/>
          <w:numId w:val="40"/>
        </w:numPr>
        <w:rPr>
          <w:lang w:val="en-DE"/>
        </w:rPr>
      </w:pPr>
      <w:r w:rsidRPr="00372DCE">
        <w:rPr>
          <w:lang w:val="en-DE"/>
        </w:rPr>
        <w:t xml:space="preserve">  &lt;/body&gt;</w:t>
      </w:r>
    </w:p>
    <w:p w14:paraId="66D21776" w14:textId="77777777" w:rsidR="00372DCE" w:rsidRPr="00372DCE" w:rsidRDefault="00372DCE" w:rsidP="00372DCE">
      <w:pPr>
        <w:numPr>
          <w:ilvl w:val="0"/>
          <w:numId w:val="40"/>
        </w:numPr>
        <w:rPr>
          <w:lang w:val="en-DE"/>
        </w:rPr>
      </w:pPr>
      <w:r w:rsidRPr="00372DCE">
        <w:rPr>
          <w:lang w:val="en-DE"/>
        </w:rPr>
        <w:t>&lt;/html&gt;</w:t>
      </w:r>
    </w:p>
    <w:p w14:paraId="24DAFCE2" w14:textId="77777777" w:rsidR="00372DCE" w:rsidRPr="00372DCE" w:rsidRDefault="00372DCE" w:rsidP="00372DCE">
      <w:pPr>
        <w:numPr>
          <w:ilvl w:val="0"/>
          <w:numId w:val="40"/>
        </w:numPr>
        <w:rPr>
          <w:lang w:val="en-DE"/>
        </w:rPr>
      </w:pPr>
      <w:hyperlink r:id="rId28" w:tgtFrame="_blank" w:history="1">
        <w:r w:rsidRPr="00372DCE">
          <w:rPr>
            <w:rStyle w:val="Hyperlink"/>
            <w:rFonts w:ascii="Segoe UI Emoji" w:hAnsi="Segoe UI Emoji" w:cs="Segoe UI Emoji"/>
            <w:b/>
            <w:bCs/>
            <w:lang w:val="en-DE"/>
          </w:rPr>
          <w:t>📌</w:t>
        </w:r>
      </w:hyperlink>
      <w:r w:rsidRPr="00372DCE">
        <w:rPr>
          <w:lang w:val="en-DE"/>
        </w:rPr>
        <w:t xml:space="preserve"> </w:t>
      </w:r>
      <w:r w:rsidRPr="00372DCE">
        <w:rPr>
          <w:i/>
          <w:iCs/>
          <w:lang w:val="en-DE"/>
        </w:rPr>
        <w:t>In this exercise, we're using Lorem Picsum for placeholder images. Each</w:t>
      </w:r>
      <w:r w:rsidRPr="00372DCE">
        <w:rPr>
          <w:lang w:val="en-DE"/>
        </w:rPr>
        <w:t xml:space="preserve"> </w:t>
      </w:r>
      <w:r w:rsidRPr="00372DCE">
        <w:rPr>
          <w:b/>
          <w:bCs/>
          <w:i/>
          <w:iCs/>
          <w:lang w:val="en-DE"/>
        </w:rPr>
        <w:t>src</w:t>
      </w:r>
      <w:r w:rsidRPr="00372DCE">
        <w:rPr>
          <w:lang w:val="en-DE"/>
        </w:rPr>
        <w:t xml:space="preserve"> </w:t>
      </w:r>
      <w:r w:rsidRPr="00372DCE">
        <w:rPr>
          <w:i/>
          <w:iCs/>
          <w:lang w:val="en-DE"/>
        </w:rPr>
        <w:t>attribute in your</w:t>
      </w:r>
      <w:r w:rsidRPr="00372DCE">
        <w:rPr>
          <w:lang w:val="en-DE"/>
        </w:rPr>
        <w:t xml:space="preserve"> </w:t>
      </w:r>
      <w:r w:rsidRPr="00372DCE">
        <w:rPr>
          <w:b/>
          <w:bCs/>
          <w:i/>
          <w:iCs/>
          <w:lang w:val="en-DE"/>
        </w:rPr>
        <w:t>&lt;img&gt;</w:t>
      </w:r>
      <w:r w:rsidRPr="00372DCE">
        <w:rPr>
          <w:lang w:val="en-DE"/>
        </w:rPr>
        <w:t xml:space="preserve"> </w:t>
      </w:r>
      <w:r w:rsidRPr="00372DCE">
        <w:rPr>
          <w:i/>
          <w:iCs/>
          <w:lang w:val="en-DE"/>
        </w:rPr>
        <w:t>tags points to a different random image URL from Lorem Picsum, like</w:t>
      </w:r>
      <w:r w:rsidRPr="00372DCE">
        <w:rPr>
          <w:lang w:val="en-DE"/>
        </w:rPr>
        <w:t xml:space="preserve"> _</w:t>
      </w:r>
      <w:r w:rsidRPr="00372DCE">
        <w:rPr>
          <w:b/>
          <w:bCs/>
          <w:lang w:val="en-DE"/>
        </w:rPr>
        <w:t>https://picsum.photos/400</w:t>
      </w:r>
      <w:r w:rsidRPr="00372DCE">
        <w:rPr>
          <w:lang w:val="en-DE"/>
        </w:rPr>
        <w:t>_</w:t>
      </w:r>
      <w:r w:rsidRPr="00372DCE">
        <w:rPr>
          <w:i/>
          <w:iCs/>
          <w:lang w:val="en-DE"/>
        </w:rPr>
        <w:t>. This service is great for generating placeholder images for your layouts.</w:t>
      </w:r>
    </w:p>
    <w:p w14:paraId="00243CFA" w14:textId="77777777" w:rsidR="00372DCE" w:rsidRPr="00372DCE" w:rsidRDefault="00372DCE" w:rsidP="00372DCE">
      <w:pPr>
        <w:numPr>
          <w:ilvl w:val="0"/>
          <w:numId w:val="40"/>
        </w:numPr>
        <w:rPr>
          <w:b/>
          <w:bCs/>
          <w:lang w:val="en-DE"/>
        </w:rPr>
      </w:pPr>
      <w:r w:rsidRPr="00372DCE">
        <w:rPr>
          <w:b/>
          <w:bCs/>
          <w:lang w:val="en-DE"/>
        </w:rPr>
        <w:t>Step 2: CSS Setup</w:t>
      </w:r>
    </w:p>
    <w:p w14:paraId="0943F241" w14:textId="77777777" w:rsidR="00372DCE" w:rsidRPr="00372DCE" w:rsidRDefault="00372DCE" w:rsidP="00372DCE">
      <w:pPr>
        <w:numPr>
          <w:ilvl w:val="0"/>
          <w:numId w:val="40"/>
        </w:numPr>
        <w:rPr>
          <w:lang w:val="en-DE"/>
        </w:rPr>
      </w:pPr>
      <w:r w:rsidRPr="00372DCE">
        <w:rPr>
          <w:lang w:val="en-DE"/>
        </w:rPr>
        <w:t>Next, set up the basic styles for your gallery. Your CSS defines the grid container, its items, and ensures that the images are styled correctly.</w:t>
      </w:r>
    </w:p>
    <w:p w14:paraId="0EB15A45" w14:textId="77777777" w:rsidR="00372DCE" w:rsidRPr="00372DCE" w:rsidRDefault="00372DCE" w:rsidP="00372DCE">
      <w:pPr>
        <w:numPr>
          <w:ilvl w:val="0"/>
          <w:numId w:val="40"/>
        </w:numPr>
        <w:rPr>
          <w:lang w:val="en-DE"/>
        </w:rPr>
      </w:pPr>
      <w:r w:rsidRPr="00372DCE">
        <w:rPr>
          <w:lang w:val="en-DE"/>
        </w:rPr>
        <w:t>.gallery-container {</w:t>
      </w:r>
    </w:p>
    <w:p w14:paraId="44E0C2D4" w14:textId="77777777" w:rsidR="00372DCE" w:rsidRPr="00372DCE" w:rsidRDefault="00372DCE" w:rsidP="00372DCE">
      <w:pPr>
        <w:numPr>
          <w:ilvl w:val="0"/>
          <w:numId w:val="40"/>
        </w:numPr>
        <w:rPr>
          <w:lang w:val="en-DE"/>
        </w:rPr>
      </w:pPr>
      <w:r w:rsidRPr="00372DCE">
        <w:rPr>
          <w:lang w:val="en-DE"/>
        </w:rPr>
        <w:t xml:space="preserve">  font-family: Arial, sans-serif;</w:t>
      </w:r>
    </w:p>
    <w:p w14:paraId="7D9F0B54" w14:textId="77777777" w:rsidR="00372DCE" w:rsidRPr="00372DCE" w:rsidRDefault="00372DCE" w:rsidP="00372DCE">
      <w:pPr>
        <w:numPr>
          <w:ilvl w:val="0"/>
          <w:numId w:val="40"/>
        </w:numPr>
        <w:rPr>
          <w:lang w:val="en-DE"/>
        </w:rPr>
      </w:pPr>
      <w:r w:rsidRPr="00372DCE">
        <w:rPr>
          <w:lang w:val="en-DE"/>
        </w:rPr>
        <w:t xml:space="preserve">  text-align: center;</w:t>
      </w:r>
    </w:p>
    <w:p w14:paraId="5982829C" w14:textId="77777777" w:rsidR="00372DCE" w:rsidRPr="00372DCE" w:rsidRDefault="00372DCE" w:rsidP="00372DCE">
      <w:pPr>
        <w:numPr>
          <w:ilvl w:val="0"/>
          <w:numId w:val="40"/>
        </w:numPr>
        <w:rPr>
          <w:lang w:val="en-DE"/>
        </w:rPr>
      </w:pPr>
      <w:r w:rsidRPr="00372DCE">
        <w:rPr>
          <w:lang w:val="en-DE"/>
        </w:rPr>
        <w:t>}</w:t>
      </w:r>
    </w:p>
    <w:p w14:paraId="7ED9867D" w14:textId="77777777" w:rsidR="00372DCE" w:rsidRPr="00372DCE" w:rsidRDefault="00372DCE" w:rsidP="00372DCE">
      <w:pPr>
        <w:numPr>
          <w:ilvl w:val="0"/>
          <w:numId w:val="40"/>
        </w:numPr>
        <w:rPr>
          <w:lang w:val="en-DE"/>
        </w:rPr>
      </w:pPr>
    </w:p>
    <w:p w14:paraId="7A097838" w14:textId="77777777" w:rsidR="00372DCE" w:rsidRPr="00372DCE" w:rsidRDefault="00372DCE" w:rsidP="00372DCE">
      <w:pPr>
        <w:numPr>
          <w:ilvl w:val="0"/>
          <w:numId w:val="40"/>
        </w:numPr>
        <w:rPr>
          <w:lang w:val="en-DE"/>
        </w:rPr>
      </w:pPr>
      <w:r w:rsidRPr="00372DCE">
        <w:rPr>
          <w:lang w:val="en-DE"/>
        </w:rPr>
        <w:t>.gallery {</w:t>
      </w:r>
    </w:p>
    <w:p w14:paraId="585604A3" w14:textId="77777777" w:rsidR="00372DCE" w:rsidRPr="00372DCE" w:rsidRDefault="00372DCE" w:rsidP="00372DCE">
      <w:pPr>
        <w:numPr>
          <w:ilvl w:val="0"/>
          <w:numId w:val="40"/>
        </w:numPr>
        <w:rPr>
          <w:lang w:val="en-DE"/>
        </w:rPr>
      </w:pPr>
      <w:r w:rsidRPr="00372DCE">
        <w:rPr>
          <w:lang w:val="en-DE"/>
        </w:rPr>
        <w:t xml:space="preserve">  margin: 1.5rem;</w:t>
      </w:r>
    </w:p>
    <w:p w14:paraId="76FCCAA3" w14:textId="77777777" w:rsidR="00372DCE" w:rsidRPr="00372DCE" w:rsidRDefault="00372DCE" w:rsidP="00372DCE">
      <w:pPr>
        <w:numPr>
          <w:ilvl w:val="0"/>
          <w:numId w:val="40"/>
        </w:numPr>
        <w:rPr>
          <w:lang w:val="en-DE"/>
        </w:rPr>
      </w:pPr>
      <w:r w:rsidRPr="00372DCE">
        <w:rPr>
          <w:lang w:val="en-DE"/>
        </w:rPr>
        <w:t>}</w:t>
      </w:r>
    </w:p>
    <w:p w14:paraId="5AF6BEDB" w14:textId="77777777" w:rsidR="00372DCE" w:rsidRPr="00372DCE" w:rsidRDefault="00372DCE" w:rsidP="00372DCE">
      <w:pPr>
        <w:numPr>
          <w:ilvl w:val="0"/>
          <w:numId w:val="40"/>
        </w:numPr>
        <w:rPr>
          <w:lang w:val="en-DE"/>
        </w:rPr>
      </w:pPr>
    </w:p>
    <w:p w14:paraId="4704CA46" w14:textId="77777777" w:rsidR="00372DCE" w:rsidRPr="00372DCE" w:rsidRDefault="00372DCE" w:rsidP="00372DCE">
      <w:pPr>
        <w:numPr>
          <w:ilvl w:val="0"/>
          <w:numId w:val="40"/>
        </w:numPr>
        <w:rPr>
          <w:lang w:val="en-DE"/>
        </w:rPr>
      </w:pPr>
      <w:r w:rsidRPr="00372DCE">
        <w:rPr>
          <w:lang w:val="en-DE"/>
        </w:rPr>
        <w:t>.gallery-item img {</w:t>
      </w:r>
    </w:p>
    <w:p w14:paraId="1DD0BCCB" w14:textId="77777777" w:rsidR="00372DCE" w:rsidRPr="00372DCE" w:rsidRDefault="00372DCE" w:rsidP="00372DCE">
      <w:pPr>
        <w:numPr>
          <w:ilvl w:val="0"/>
          <w:numId w:val="40"/>
        </w:numPr>
        <w:rPr>
          <w:lang w:val="en-DE"/>
        </w:rPr>
      </w:pPr>
      <w:r w:rsidRPr="00372DCE">
        <w:rPr>
          <w:lang w:val="en-DE"/>
        </w:rPr>
        <w:t xml:space="preserve">  object-fit: cover;</w:t>
      </w:r>
    </w:p>
    <w:p w14:paraId="6BE777A8" w14:textId="77777777" w:rsidR="00372DCE" w:rsidRPr="00372DCE" w:rsidRDefault="00372DCE" w:rsidP="00372DCE">
      <w:pPr>
        <w:numPr>
          <w:ilvl w:val="0"/>
          <w:numId w:val="40"/>
        </w:numPr>
        <w:rPr>
          <w:lang w:val="en-DE"/>
        </w:rPr>
      </w:pPr>
      <w:r w:rsidRPr="00372DCE">
        <w:rPr>
          <w:lang w:val="en-DE"/>
        </w:rPr>
        <w:t xml:space="preserve">  width: 100%;</w:t>
      </w:r>
    </w:p>
    <w:p w14:paraId="29E665EA" w14:textId="77777777" w:rsidR="00372DCE" w:rsidRPr="00372DCE" w:rsidRDefault="00372DCE" w:rsidP="00372DCE">
      <w:pPr>
        <w:numPr>
          <w:ilvl w:val="0"/>
          <w:numId w:val="40"/>
        </w:numPr>
        <w:rPr>
          <w:lang w:val="en-DE"/>
        </w:rPr>
      </w:pPr>
      <w:r w:rsidRPr="00372DCE">
        <w:rPr>
          <w:lang w:val="en-DE"/>
        </w:rPr>
        <w:t xml:space="preserve">  height: 100%;</w:t>
      </w:r>
    </w:p>
    <w:p w14:paraId="06E07B7B" w14:textId="77777777" w:rsidR="00372DCE" w:rsidRPr="00372DCE" w:rsidRDefault="00372DCE" w:rsidP="00372DCE">
      <w:pPr>
        <w:numPr>
          <w:ilvl w:val="0"/>
          <w:numId w:val="40"/>
        </w:numPr>
        <w:rPr>
          <w:lang w:val="en-DE"/>
        </w:rPr>
      </w:pPr>
      <w:r w:rsidRPr="00372DCE">
        <w:rPr>
          <w:lang w:val="en-DE"/>
        </w:rPr>
        <w:t xml:space="preserve">  border-radius: 5%;</w:t>
      </w:r>
    </w:p>
    <w:p w14:paraId="6CEDDD5F" w14:textId="77777777" w:rsidR="00372DCE" w:rsidRPr="00372DCE" w:rsidRDefault="00372DCE" w:rsidP="00372DCE">
      <w:pPr>
        <w:numPr>
          <w:ilvl w:val="0"/>
          <w:numId w:val="40"/>
        </w:numPr>
        <w:rPr>
          <w:lang w:val="en-DE"/>
        </w:rPr>
      </w:pPr>
      <w:r w:rsidRPr="00372DCE">
        <w:rPr>
          <w:lang w:val="en-DE"/>
        </w:rPr>
        <w:t>}</w:t>
      </w:r>
    </w:p>
    <w:p w14:paraId="7C526E7C" w14:textId="77777777" w:rsidR="00372DCE" w:rsidRPr="00372DCE" w:rsidRDefault="00372DCE" w:rsidP="00372DCE">
      <w:pPr>
        <w:numPr>
          <w:ilvl w:val="0"/>
          <w:numId w:val="40"/>
        </w:numPr>
        <w:rPr>
          <w:b/>
          <w:bCs/>
          <w:lang w:val="en-DE"/>
        </w:rPr>
      </w:pPr>
      <w:r w:rsidRPr="00372DCE">
        <w:rPr>
          <w:b/>
          <w:bCs/>
          <w:lang w:val="en-DE"/>
        </w:rPr>
        <w:t>Step 3: Implementing CSS Grid</w:t>
      </w:r>
    </w:p>
    <w:p w14:paraId="01657753" w14:textId="77777777" w:rsidR="00372DCE" w:rsidRPr="00372DCE" w:rsidRDefault="00372DCE" w:rsidP="00372DCE">
      <w:pPr>
        <w:numPr>
          <w:ilvl w:val="0"/>
          <w:numId w:val="40"/>
        </w:numPr>
        <w:rPr>
          <w:lang w:val="en-DE"/>
        </w:rPr>
      </w:pPr>
      <w:r w:rsidRPr="00372DCE">
        <w:rPr>
          <w:lang w:val="en-DE"/>
        </w:rPr>
        <w:t>Now it’s time to define the grid structure for your gallery. We will set up a three-column layout:</w:t>
      </w:r>
    </w:p>
    <w:p w14:paraId="2C9F4A66" w14:textId="77777777" w:rsidR="00372DCE" w:rsidRPr="00372DCE" w:rsidRDefault="00372DCE" w:rsidP="00372DCE">
      <w:pPr>
        <w:numPr>
          <w:ilvl w:val="0"/>
          <w:numId w:val="40"/>
        </w:numPr>
        <w:rPr>
          <w:lang w:val="en-DE"/>
        </w:rPr>
      </w:pPr>
      <w:r w:rsidRPr="00372DCE">
        <w:rPr>
          <w:lang w:val="en-DE"/>
        </w:rPr>
        <w:t xml:space="preserve">Apply a value of </w:t>
      </w:r>
      <w:r w:rsidRPr="00372DCE">
        <w:rPr>
          <w:b/>
          <w:bCs/>
          <w:lang w:val="en-DE"/>
        </w:rPr>
        <w:t>grid</w:t>
      </w:r>
      <w:r w:rsidRPr="00372DCE">
        <w:rPr>
          <w:lang w:val="en-DE"/>
        </w:rPr>
        <w:t xml:space="preserve"> to the </w:t>
      </w:r>
      <w:r w:rsidRPr="00372DCE">
        <w:rPr>
          <w:b/>
          <w:bCs/>
          <w:lang w:val="en-DE"/>
        </w:rPr>
        <w:t>display</w:t>
      </w:r>
      <w:r w:rsidRPr="00372DCE">
        <w:rPr>
          <w:lang w:val="en-DE"/>
        </w:rPr>
        <w:t xml:space="preserve"> property of your </w:t>
      </w:r>
      <w:r w:rsidRPr="00372DCE">
        <w:rPr>
          <w:b/>
          <w:bCs/>
          <w:lang w:val="en-DE"/>
        </w:rPr>
        <w:t>.gallery</w:t>
      </w:r>
      <w:r w:rsidRPr="00372DCE">
        <w:rPr>
          <w:lang w:val="en-DE"/>
        </w:rPr>
        <w:t xml:space="preserve"> selector. Nothing changed… or did it?</w:t>
      </w:r>
    </w:p>
    <w:p w14:paraId="75F5FB14" w14:textId="77777777" w:rsidR="00372DCE" w:rsidRPr="00372DCE" w:rsidRDefault="00372DCE" w:rsidP="00372DCE">
      <w:pPr>
        <w:numPr>
          <w:ilvl w:val="0"/>
          <w:numId w:val="40"/>
        </w:numPr>
        <w:rPr>
          <w:lang w:val="en-DE"/>
        </w:rPr>
      </w:pPr>
      <w:r w:rsidRPr="00372DCE">
        <w:rPr>
          <w:lang w:val="en-DE"/>
        </w:rPr>
        <w:t xml:space="preserve">Apply </w:t>
      </w:r>
      <w:r w:rsidRPr="00372DCE">
        <w:rPr>
          <w:b/>
          <w:bCs/>
          <w:lang w:val="en-DE"/>
        </w:rPr>
        <w:t>grid-template-columns: repeat(3, 1fr);</w:t>
      </w:r>
      <w:r w:rsidRPr="00372DCE">
        <w:rPr>
          <w:lang w:val="en-DE"/>
        </w:rPr>
        <w:t xml:space="preserve"> to the same selector, this is telling the grid that we want a three-column layout with each column taking the same amount of space</w:t>
      </w:r>
    </w:p>
    <w:p w14:paraId="78AE134E" w14:textId="77777777" w:rsidR="00372DCE" w:rsidRPr="00372DCE" w:rsidRDefault="00372DCE" w:rsidP="00372DCE">
      <w:pPr>
        <w:numPr>
          <w:ilvl w:val="0"/>
          <w:numId w:val="40"/>
        </w:numPr>
        <w:rPr>
          <w:lang w:val="en-DE"/>
        </w:rPr>
      </w:pPr>
      <w:r w:rsidRPr="00372DCE">
        <w:rPr>
          <w:lang w:val="en-DE"/>
        </w:rPr>
        <w:t xml:space="preserve">Give it some air with </w:t>
      </w:r>
      <w:r w:rsidRPr="00372DCE">
        <w:rPr>
          <w:b/>
          <w:bCs/>
          <w:lang w:val="en-DE"/>
        </w:rPr>
        <w:t>gap: 1rem;</w:t>
      </w:r>
    </w:p>
    <w:p w14:paraId="49278242" w14:textId="77777777" w:rsidR="00372DCE" w:rsidRPr="00372DCE" w:rsidRDefault="00372DCE" w:rsidP="00372DCE">
      <w:pPr>
        <w:numPr>
          <w:ilvl w:val="0"/>
          <w:numId w:val="40"/>
        </w:numPr>
        <w:rPr>
          <w:lang w:val="en-DE"/>
        </w:rPr>
      </w:pPr>
      <w:r w:rsidRPr="00372DCE">
        <w:rPr>
          <w:lang w:val="en-DE"/>
        </w:rPr>
        <w:t>The modified ruleset should look like this:</w:t>
      </w:r>
    </w:p>
    <w:p w14:paraId="0BBCFF9D" w14:textId="77777777" w:rsidR="00372DCE" w:rsidRPr="00372DCE" w:rsidRDefault="00372DCE" w:rsidP="00372DCE">
      <w:pPr>
        <w:numPr>
          <w:ilvl w:val="0"/>
          <w:numId w:val="40"/>
        </w:numPr>
        <w:rPr>
          <w:lang w:val="en-DE"/>
        </w:rPr>
      </w:pPr>
      <w:r w:rsidRPr="00372DCE">
        <w:rPr>
          <w:lang w:val="en-DE"/>
        </w:rPr>
        <w:t xml:space="preserve">.gallery {  </w:t>
      </w:r>
    </w:p>
    <w:p w14:paraId="6CA6D125" w14:textId="77777777" w:rsidR="00372DCE" w:rsidRPr="00372DCE" w:rsidRDefault="00372DCE" w:rsidP="00372DCE">
      <w:pPr>
        <w:numPr>
          <w:ilvl w:val="0"/>
          <w:numId w:val="40"/>
        </w:numPr>
        <w:rPr>
          <w:lang w:val="en-DE"/>
        </w:rPr>
      </w:pPr>
      <w:r w:rsidRPr="00372DCE">
        <w:rPr>
          <w:lang w:val="en-DE"/>
        </w:rPr>
        <w:t xml:space="preserve">  display: grid;</w:t>
      </w:r>
    </w:p>
    <w:p w14:paraId="56B27199" w14:textId="77777777" w:rsidR="00372DCE" w:rsidRPr="00372DCE" w:rsidRDefault="00372DCE" w:rsidP="00372DCE">
      <w:pPr>
        <w:numPr>
          <w:ilvl w:val="0"/>
          <w:numId w:val="40"/>
        </w:numPr>
        <w:rPr>
          <w:lang w:val="en-DE"/>
        </w:rPr>
      </w:pPr>
      <w:r w:rsidRPr="00372DCE">
        <w:rPr>
          <w:lang w:val="en-DE"/>
        </w:rPr>
        <w:t xml:space="preserve">  gap: 1rem;</w:t>
      </w:r>
    </w:p>
    <w:p w14:paraId="16BCEFD9" w14:textId="77777777" w:rsidR="00372DCE" w:rsidRPr="00372DCE" w:rsidRDefault="00372DCE" w:rsidP="00372DCE">
      <w:pPr>
        <w:numPr>
          <w:ilvl w:val="0"/>
          <w:numId w:val="40"/>
        </w:numPr>
        <w:rPr>
          <w:lang w:val="en-DE"/>
        </w:rPr>
      </w:pPr>
      <w:r w:rsidRPr="00372DCE">
        <w:rPr>
          <w:lang w:val="en-DE"/>
        </w:rPr>
        <w:t xml:space="preserve">  grid-template-columns: repeat(3, 1fr);</w:t>
      </w:r>
    </w:p>
    <w:p w14:paraId="694A1592" w14:textId="77777777" w:rsidR="00372DCE" w:rsidRPr="00372DCE" w:rsidRDefault="00372DCE" w:rsidP="00372DCE">
      <w:pPr>
        <w:numPr>
          <w:ilvl w:val="0"/>
          <w:numId w:val="40"/>
        </w:numPr>
        <w:rPr>
          <w:lang w:val="en-DE"/>
        </w:rPr>
      </w:pPr>
      <w:r w:rsidRPr="00372DCE">
        <w:rPr>
          <w:lang w:val="en-DE"/>
        </w:rPr>
        <w:t xml:space="preserve">  margin: 1.5rem;</w:t>
      </w:r>
    </w:p>
    <w:p w14:paraId="5A2A75A7" w14:textId="77777777" w:rsidR="00372DCE" w:rsidRPr="00372DCE" w:rsidRDefault="00372DCE" w:rsidP="00372DCE">
      <w:pPr>
        <w:numPr>
          <w:ilvl w:val="0"/>
          <w:numId w:val="40"/>
        </w:numPr>
        <w:rPr>
          <w:lang w:val="en-DE"/>
        </w:rPr>
      </w:pPr>
      <w:r w:rsidRPr="00372DCE">
        <w:rPr>
          <w:lang w:val="en-DE"/>
        </w:rPr>
        <w:t>}</w:t>
      </w:r>
    </w:p>
    <w:p w14:paraId="29F06BEC" w14:textId="77777777" w:rsidR="00372DCE" w:rsidRPr="00372DCE" w:rsidRDefault="00372DCE" w:rsidP="00372DCE">
      <w:pPr>
        <w:numPr>
          <w:ilvl w:val="0"/>
          <w:numId w:val="40"/>
        </w:numPr>
        <w:rPr>
          <w:b/>
          <w:bCs/>
          <w:lang w:val="en-DE"/>
        </w:rPr>
      </w:pPr>
      <w:r w:rsidRPr="00372DCE">
        <w:rPr>
          <w:b/>
          <w:bCs/>
          <w:lang w:val="en-DE"/>
        </w:rPr>
        <w:t xml:space="preserve">Step 4: Go crazy! </w:t>
      </w:r>
      <w:r w:rsidRPr="00372DCE">
        <w:rPr>
          <w:rFonts w:ascii="Segoe UI Emoji" w:hAnsi="Segoe UI Emoji" w:cs="Segoe UI Emoji"/>
          <w:b/>
          <w:bCs/>
          <w:lang w:val="en-DE"/>
        </w:rPr>
        <w:t>🤪</w:t>
      </w:r>
    </w:p>
    <w:p w14:paraId="076917ED" w14:textId="77777777" w:rsidR="00372DCE" w:rsidRPr="00372DCE" w:rsidRDefault="00372DCE" w:rsidP="00372DCE">
      <w:pPr>
        <w:numPr>
          <w:ilvl w:val="0"/>
          <w:numId w:val="40"/>
        </w:numPr>
        <w:rPr>
          <w:lang w:val="en-DE"/>
        </w:rPr>
      </w:pPr>
      <w:r w:rsidRPr="00372DCE">
        <w:rPr>
          <w:lang w:val="en-DE"/>
        </w:rPr>
        <w:t xml:space="preserve">Try to explore the Grid documentation. What happens if you set </w:t>
      </w:r>
      <w:r w:rsidRPr="00372DCE">
        <w:rPr>
          <w:b/>
          <w:bCs/>
          <w:lang w:val="en-DE"/>
        </w:rPr>
        <w:t>grid-template-rows: 1fr 2fr 1fr;</w:t>
      </w:r>
      <w:r w:rsidRPr="00372DCE">
        <w:rPr>
          <w:lang w:val="en-DE"/>
        </w:rPr>
        <w:t xml:space="preserve"> or </w:t>
      </w:r>
      <w:r w:rsidRPr="00372DCE">
        <w:rPr>
          <w:b/>
          <w:bCs/>
          <w:lang w:val="en-DE"/>
        </w:rPr>
        <w:t>grid-template-columns: 1fr 2fr 1fr;</w:t>
      </w:r>
      <w:r w:rsidRPr="00372DCE">
        <w:rPr>
          <w:lang w:val="en-DE"/>
        </w:rPr>
        <w:t xml:space="preserve"> or both!</w:t>
      </w:r>
    </w:p>
    <w:p w14:paraId="65C794BF" w14:textId="77777777" w:rsidR="00372DCE" w:rsidRPr="00372DCE" w:rsidRDefault="00372DCE" w:rsidP="00372DCE">
      <w:pPr>
        <w:numPr>
          <w:ilvl w:val="0"/>
          <w:numId w:val="40"/>
        </w:numPr>
        <w:rPr>
          <w:b/>
          <w:bCs/>
          <w:lang w:val="en-DE"/>
        </w:rPr>
      </w:pPr>
      <w:r w:rsidRPr="00372DCE">
        <w:rPr>
          <w:b/>
          <w:bCs/>
          <w:lang w:val="en-DE"/>
        </w:rPr>
        <w:t>Step 5: Experiment with Developer Tools</w:t>
      </w:r>
    </w:p>
    <w:p w14:paraId="34A23F53" w14:textId="77777777" w:rsidR="00372DCE" w:rsidRPr="00372DCE" w:rsidRDefault="00372DCE" w:rsidP="00372DCE">
      <w:pPr>
        <w:numPr>
          <w:ilvl w:val="0"/>
          <w:numId w:val="40"/>
        </w:numPr>
        <w:rPr>
          <w:lang w:val="en-DE"/>
        </w:rPr>
      </w:pPr>
      <w:r w:rsidRPr="00372DCE">
        <w:rPr>
          <w:lang w:val="en-DE"/>
        </w:rPr>
        <w:lastRenderedPageBreak/>
        <w:t xml:space="preserve">Use your browser's developer tools to inspect the </w:t>
      </w:r>
      <w:r w:rsidRPr="00372DCE">
        <w:rPr>
          <w:b/>
          <w:bCs/>
          <w:lang w:val="en-DE"/>
        </w:rPr>
        <w:t>.gallery</w:t>
      </w:r>
      <w:r w:rsidRPr="00372DCE">
        <w:rPr>
          <w:lang w:val="en-DE"/>
        </w:rPr>
        <w:t xml:space="preserve"> element. Try changing </w:t>
      </w:r>
      <w:r w:rsidRPr="00372DCE">
        <w:rPr>
          <w:b/>
          <w:bCs/>
          <w:lang w:val="en-DE"/>
        </w:rPr>
        <w:t>grid-template-columns</w:t>
      </w:r>
      <w:r w:rsidRPr="00372DCE">
        <w:rPr>
          <w:lang w:val="en-DE"/>
        </w:rPr>
        <w:t xml:space="preserve"> to various values and observe how the grid adjusts. Experiment with the </w:t>
      </w:r>
      <w:r w:rsidRPr="00372DCE">
        <w:rPr>
          <w:b/>
          <w:bCs/>
          <w:lang w:val="en-DE"/>
        </w:rPr>
        <w:t>gap</w:t>
      </w:r>
      <w:r w:rsidRPr="00372DCE">
        <w:rPr>
          <w:lang w:val="en-DE"/>
        </w:rPr>
        <w:t xml:space="preserve"> property as well to see how spacing between items can be controlled.</w:t>
      </w:r>
    </w:p>
    <w:p w14:paraId="4F64281F" w14:textId="77777777" w:rsidR="00372DCE" w:rsidRPr="00372DCE" w:rsidRDefault="00372DCE" w:rsidP="00372DCE">
      <w:pPr>
        <w:numPr>
          <w:ilvl w:val="0"/>
          <w:numId w:val="40"/>
        </w:numPr>
        <w:rPr>
          <w:b/>
          <w:bCs/>
          <w:lang w:val="en-DE"/>
        </w:rPr>
      </w:pPr>
      <w:r w:rsidRPr="00372DCE">
        <w:rPr>
          <w:b/>
          <w:bCs/>
          <w:lang w:val="en-DE"/>
        </w:rPr>
        <w:t>Bonus: Responsive Adjustments</w:t>
      </w:r>
    </w:p>
    <w:p w14:paraId="5064065A" w14:textId="77777777" w:rsidR="00372DCE" w:rsidRPr="00372DCE" w:rsidRDefault="00372DCE" w:rsidP="00372DCE">
      <w:pPr>
        <w:numPr>
          <w:ilvl w:val="0"/>
          <w:numId w:val="40"/>
        </w:numPr>
        <w:rPr>
          <w:lang w:val="en-DE"/>
        </w:rPr>
      </w:pPr>
      <w:r w:rsidRPr="00372DCE">
        <w:rPr>
          <w:lang w:val="en-DE"/>
        </w:rPr>
        <w:t>To ensure the gallery looks good on different screen sizes, let's make it responsive by adding a media query.</w:t>
      </w:r>
    </w:p>
    <w:p w14:paraId="2854836A" w14:textId="77777777" w:rsidR="00372DCE" w:rsidRPr="00372DCE" w:rsidRDefault="00372DCE" w:rsidP="00372DCE">
      <w:pPr>
        <w:numPr>
          <w:ilvl w:val="0"/>
          <w:numId w:val="40"/>
        </w:numPr>
        <w:rPr>
          <w:lang w:val="en-DE"/>
        </w:rPr>
      </w:pPr>
      <w:r w:rsidRPr="00372DCE">
        <w:rPr>
          <w:lang w:val="en-DE"/>
        </w:rPr>
        <w:t>@media (max-width: 600px) {</w:t>
      </w:r>
    </w:p>
    <w:p w14:paraId="4D422F61" w14:textId="77777777" w:rsidR="00372DCE" w:rsidRPr="00372DCE" w:rsidRDefault="00372DCE" w:rsidP="00372DCE">
      <w:pPr>
        <w:numPr>
          <w:ilvl w:val="0"/>
          <w:numId w:val="40"/>
        </w:numPr>
        <w:rPr>
          <w:lang w:val="en-DE"/>
        </w:rPr>
      </w:pPr>
      <w:r w:rsidRPr="00372DCE">
        <w:rPr>
          <w:lang w:val="en-DE"/>
        </w:rPr>
        <w:t xml:space="preserve">    .gallery {</w:t>
      </w:r>
    </w:p>
    <w:p w14:paraId="7F208D14" w14:textId="77777777" w:rsidR="00372DCE" w:rsidRPr="00372DCE" w:rsidRDefault="00372DCE" w:rsidP="00372DCE">
      <w:pPr>
        <w:numPr>
          <w:ilvl w:val="0"/>
          <w:numId w:val="40"/>
        </w:numPr>
        <w:rPr>
          <w:lang w:val="en-DE"/>
        </w:rPr>
      </w:pPr>
      <w:r w:rsidRPr="00372DCE">
        <w:rPr>
          <w:lang w:val="en-DE"/>
        </w:rPr>
        <w:t xml:space="preserve">        grid-template-columns: repeat(2, 1fr); /* Two columns for smaller screens */</w:t>
      </w:r>
    </w:p>
    <w:p w14:paraId="1ED1273D" w14:textId="77777777" w:rsidR="00372DCE" w:rsidRPr="00372DCE" w:rsidRDefault="00372DCE" w:rsidP="00372DCE">
      <w:pPr>
        <w:numPr>
          <w:ilvl w:val="0"/>
          <w:numId w:val="40"/>
        </w:numPr>
        <w:rPr>
          <w:lang w:val="en-DE"/>
        </w:rPr>
      </w:pPr>
      <w:r w:rsidRPr="00372DCE">
        <w:rPr>
          <w:lang w:val="en-DE"/>
        </w:rPr>
        <w:t xml:space="preserve">    }</w:t>
      </w:r>
    </w:p>
    <w:p w14:paraId="58DB0316" w14:textId="77777777" w:rsidR="00372DCE" w:rsidRPr="00372DCE" w:rsidRDefault="00372DCE" w:rsidP="00372DCE">
      <w:pPr>
        <w:numPr>
          <w:ilvl w:val="0"/>
          <w:numId w:val="40"/>
        </w:numPr>
        <w:rPr>
          <w:lang w:val="en-DE"/>
        </w:rPr>
      </w:pPr>
      <w:r w:rsidRPr="00372DCE">
        <w:rPr>
          <w:lang w:val="en-DE"/>
        </w:rPr>
        <w:t>}</w:t>
      </w:r>
    </w:p>
    <w:p w14:paraId="2FDEB9A1" w14:textId="77777777" w:rsidR="00372DCE" w:rsidRDefault="00372DCE" w:rsidP="00190525">
      <w:pPr>
        <w:rPr>
          <w:lang w:val="en-DE"/>
        </w:rPr>
      </w:pPr>
    </w:p>
    <w:p w14:paraId="1B202C36" w14:textId="77777777" w:rsidR="00372DCE" w:rsidRDefault="00372DCE" w:rsidP="00190525">
      <w:pPr>
        <w:rPr>
          <w:lang w:val="en-DE"/>
        </w:rPr>
      </w:pPr>
    </w:p>
    <w:p w14:paraId="6BA950EB" w14:textId="77777777" w:rsidR="00372DCE" w:rsidRDefault="00372DCE" w:rsidP="00190525">
      <w:pPr>
        <w:rPr>
          <w:lang w:val="en-DE"/>
        </w:rPr>
      </w:pPr>
    </w:p>
    <w:p w14:paraId="5A103853" w14:textId="77777777" w:rsidR="00372DCE" w:rsidRDefault="00372DCE" w:rsidP="00190525">
      <w:pPr>
        <w:rPr>
          <w:lang w:val="en-DE"/>
        </w:rPr>
      </w:pPr>
    </w:p>
    <w:p w14:paraId="2BE203BB" w14:textId="77777777" w:rsidR="00372DCE" w:rsidRDefault="00372DCE" w:rsidP="00190525">
      <w:pPr>
        <w:rPr>
          <w:lang w:val="en-DE"/>
        </w:rPr>
      </w:pPr>
    </w:p>
    <w:p w14:paraId="17923E10" w14:textId="77777777" w:rsidR="00372DCE" w:rsidRDefault="00372DCE" w:rsidP="00190525">
      <w:pPr>
        <w:rPr>
          <w:lang w:val="en-DE"/>
        </w:rPr>
      </w:pPr>
    </w:p>
    <w:p w14:paraId="690DC99D" w14:textId="77777777" w:rsidR="00372DCE" w:rsidRDefault="00372DCE" w:rsidP="00190525">
      <w:pPr>
        <w:rPr>
          <w:lang w:val="en-DE"/>
        </w:rPr>
      </w:pPr>
    </w:p>
    <w:p w14:paraId="0007DB17" w14:textId="77777777" w:rsidR="00372DCE" w:rsidRDefault="00372DCE" w:rsidP="00190525">
      <w:pPr>
        <w:rPr>
          <w:lang w:val="en-DE"/>
        </w:rPr>
      </w:pPr>
    </w:p>
    <w:p w14:paraId="0EDAB01D" w14:textId="77777777" w:rsidR="00372DCE" w:rsidRDefault="00372DCE" w:rsidP="00190525">
      <w:pPr>
        <w:rPr>
          <w:lang w:val="en-DE"/>
        </w:rPr>
      </w:pPr>
    </w:p>
    <w:p w14:paraId="673A5EC9" w14:textId="77777777" w:rsidR="00372DCE" w:rsidRDefault="00372DCE" w:rsidP="00190525">
      <w:pPr>
        <w:rPr>
          <w:lang w:val="en-DE"/>
        </w:rPr>
      </w:pPr>
    </w:p>
    <w:p w14:paraId="2129EBB7" w14:textId="77777777" w:rsidR="00372DCE" w:rsidRDefault="00372DCE" w:rsidP="00190525">
      <w:pPr>
        <w:rPr>
          <w:lang w:val="en-DE"/>
        </w:rPr>
      </w:pPr>
    </w:p>
    <w:p w14:paraId="432E1BFB" w14:textId="77777777" w:rsidR="00372DCE" w:rsidRDefault="00372DCE" w:rsidP="00190525">
      <w:pPr>
        <w:rPr>
          <w:lang w:val="en-DE"/>
        </w:rPr>
      </w:pPr>
    </w:p>
    <w:p w14:paraId="677CEDDE" w14:textId="77777777" w:rsidR="00372DCE" w:rsidRDefault="00372DCE" w:rsidP="00190525">
      <w:pPr>
        <w:rPr>
          <w:lang w:val="en-DE"/>
        </w:rPr>
      </w:pPr>
    </w:p>
    <w:p w14:paraId="261DDD26" w14:textId="77777777" w:rsidR="00372DCE" w:rsidRDefault="00372DCE" w:rsidP="00190525">
      <w:pPr>
        <w:rPr>
          <w:lang w:val="en-DE"/>
        </w:rPr>
      </w:pPr>
    </w:p>
    <w:p w14:paraId="0A3CFC5D" w14:textId="77777777" w:rsidR="00372DCE" w:rsidRDefault="00372DCE" w:rsidP="00190525">
      <w:pPr>
        <w:rPr>
          <w:lang w:val="en-DE"/>
        </w:rPr>
      </w:pPr>
    </w:p>
    <w:p w14:paraId="7CC9E4AA" w14:textId="77777777" w:rsidR="00372DCE" w:rsidRDefault="00372DCE" w:rsidP="00190525">
      <w:pPr>
        <w:rPr>
          <w:lang w:val="en-DE"/>
        </w:rPr>
      </w:pPr>
    </w:p>
    <w:p w14:paraId="4E7E9034" w14:textId="77777777" w:rsidR="00372DCE" w:rsidRDefault="00372DCE" w:rsidP="00190525">
      <w:pPr>
        <w:rPr>
          <w:lang w:val="en-DE"/>
        </w:rPr>
      </w:pPr>
    </w:p>
    <w:p w14:paraId="06643C71" w14:textId="77777777" w:rsidR="00372DCE" w:rsidRDefault="00372DCE" w:rsidP="00190525">
      <w:pPr>
        <w:rPr>
          <w:lang w:val="en-DE"/>
        </w:rPr>
      </w:pPr>
    </w:p>
    <w:p w14:paraId="24829C1F" w14:textId="77777777" w:rsidR="00372DCE" w:rsidRDefault="00372DCE" w:rsidP="00190525">
      <w:pPr>
        <w:rPr>
          <w:lang w:val="en-DE"/>
        </w:rPr>
      </w:pPr>
    </w:p>
    <w:p w14:paraId="2EE3123D" w14:textId="77777777" w:rsidR="00372DCE" w:rsidRDefault="00372DCE" w:rsidP="00190525">
      <w:pPr>
        <w:rPr>
          <w:lang w:val="en-DE"/>
        </w:rPr>
      </w:pPr>
    </w:p>
    <w:p w14:paraId="13F30BFC" w14:textId="77777777" w:rsidR="00372DCE" w:rsidRDefault="00372DCE" w:rsidP="00190525">
      <w:pPr>
        <w:rPr>
          <w:lang w:val="en-DE"/>
        </w:rPr>
      </w:pPr>
    </w:p>
    <w:p w14:paraId="79C03992" w14:textId="77777777" w:rsidR="00372DCE" w:rsidRPr="00372DCE" w:rsidRDefault="00372DCE" w:rsidP="00372DCE">
      <w:pPr>
        <w:rPr>
          <w:b/>
          <w:bCs/>
          <w:lang w:val="en-DE"/>
        </w:rPr>
      </w:pPr>
      <w:r w:rsidRPr="00372DCE">
        <w:rPr>
          <w:rFonts w:ascii="Segoe UI Emoji" w:hAnsi="Segoe UI Emoji" w:cs="Segoe UI Emoji"/>
          <w:b/>
          <w:bCs/>
          <w:lang w:val="en-DE"/>
        </w:rPr>
        <w:lastRenderedPageBreak/>
        <w:t>📖</w:t>
      </w:r>
      <w:r w:rsidRPr="00372DCE">
        <w:rPr>
          <w:b/>
          <w:bCs/>
          <w:lang w:val="en-DE"/>
        </w:rPr>
        <w:t xml:space="preserve"> Why is this important?</w:t>
      </w:r>
    </w:p>
    <w:p w14:paraId="5E6D853B" w14:textId="77777777" w:rsidR="00372DCE" w:rsidRPr="00372DCE" w:rsidRDefault="00372DCE" w:rsidP="00372DCE">
      <w:pPr>
        <w:rPr>
          <w:lang w:val="en-DE"/>
        </w:rPr>
      </w:pPr>
      <w:r w:rsidRPr="00372DCE">
        <w:rPr>
          <w:lang w:val="en-DE"/>
        </w:rPr>
        <w:t xml:space="preserve">Lesson Progress </w:t>
      </w:r>
    </w:p>
    <w:p w14:paraId="2A9D178E" w14:textId="77777777" w:rsidR="00372DCE" w:rsidRPr="00372DCE" w:rsidRDefault="00372DCE" w:rsidP="00372DCE">
      <w:pPr>
        <w:rPr>
          <w:lang w:val="en-DE"/>
        </w:rPr>
      </w:pPr>
      <w:r w:rsidRPr="00372DCE">
        <w:rPr>
          <w:lang w:val="en-DE"/>
        </w:rPr>
        <w:t xml:space="preserve">0% Complete </w:t>
      </w:r>
    </w:p>
    <w:p w14:paraId="679D645F" w14:textId="77777777" w:rsidR="00372DCE" w:rsidRPr="00372DCE" w:rsidRDefault="00372DCE" w:rsidP="00372DCE">
      <w:pPr>
        <w:rPr>
          <w:b/>
          <w:bCs/>
          <w:lang w:val="en-DE"/>
        </w:rPr>
      </w:pPr>
      <w:r w:rsidRPr="00372DCE">
        <w:rPr>
          <w:b/>
          <w:bCs/>
          <w:lang w:val="en-DE"/>
        </w:rPr>
        <w:t>Why Modern Layout Systems Matter?</w:t>
      </w:r>
    </w:p>
    <w:p w14:paraId="1C207CC9" w14:textId="77777777" w:rsidR="00372DCE" w:rsidRPr="00372DCE" w:rsidRDefault="00372DCE" w:rsidP="00372DCE">
      <w:pPr>
        <w:numPr>
          <w:ilvl w:val="0"/>
          <w:numId w:val="43"/>
        </w:numPr>
        <w:rPr>
          <w:lang w:val="en-DE"/>
        </w:rPr>
      </w:pPr>
      <w:r w:rsidRPr="00372DCE">
        <w:rPr>
          <w:b/>
          <w:bCs/>
          <w:lang w:val="en-DE"/>
        </w:rPr>
        <w:t>Responsiveness:</w:t>
      </w:r>
      <w:r w:rsidRPr="00372DCE">
        <w:rPr>
          <w:lang w:val="en-DE"/>
        </w:rPr>
        <w:t xml:space="preserve"> Flexbox and Grid help create designs that adapt to the screen size, crucial for mobile-friendly websites.</w:t>
      </w:r>
    </w:p>
    <w:p w14:paraId="255FF08E" w14:textId="77777777" w:rsidR="00372DCE" w:rsidRPr="00372DCE" w:rsidRDefault="00372DCE" w:rsidP="00372DCE">
      <w:pPr>
        <w:numPr>
          <w:ilvl w:val="0"/>
          <w:numId w:val="43"/>
        </w:numPr>
        <w:rPr>
          <w:lang w:val="en-DE"/>
        </w:rPr>
      </w:pPr>
      <w:r w:rsidRPr="00372DCE">
        <w:rPr>
          <w:b/>
          <w:bCs/>
          <w:lang w:val="en-DE"/>
        </w:rPr>
        <w:t>Consistency:</w:t>
      </w:r>
      <w:r w:rsidRPr="00372DCE">
        <w:rPr>
          <w:lang w:val="en-DE"/>
        </w:rPr>
        <w:t xml:space="preserve"> They allow for a consistent look and feel across different browsers and devices.</w:t>
      </w:r>
    </w:p>
    <w:p w14:paraId="6C9C40A3" w14:textId="77777777" w:rsidR="00372DCE" w:rsidRPr="00372DCE" w:rsidRDefault="00372DCE" w:rsidP="00372DCE">
      <w:pPr>
        <w:numPr>
          <w:ilvl w:val="0"/>
          <w:numId w:val="43"/>
        </w:numPr>
        <w:rPr>
          <w:lang w:val="en-DE"/>
        </w:rPr>
      </w:pPr>
      <w:r w:rsidRPr="00372DCE">
        <w:rPr>
          <w:b/>
          <w:bCs/>
          <w:lang w:val="en-DE"/>
        </w:rPr>
        <w:t>Efficiency:</w:t>
      </w:r>
      <w:r w:rsidRPr="00372DCE">
        <w:rPr>
          <w:lang w:val="en-DE"/>
        </w:rPr>
        <w:t xml:space="preserve"> Writing less code and achieving more with Flexbox and Grid increases productivity and maintainability.</w:t>
      </w:r>
    </w:p>
    <w:p w14:paraId="4168B13D" w14:textId="77777777" w:rsidR="00372DCE" w:rsidRPr="00372DCE" w:rsidRDefault="00372DCE" w:rsidP="00372DCE">
      <w:pPr>
        <w:rPr>
          <w:b/>
          <w:bCs/>
          <w:lang w:val="en-DE"/>
        </w:rPr>
      </w:pPr>
      <w:r w:rsidRPr="00372DCE">
        <w:rPr>
          <w:b/>
          <w:bCs/>
          <w:lang w:val="en-DE"/>
        </w:rPr>
        <w:t>Flexbox or Grid?</w:t>
      </w:r>
    </w:p>
    <w:p w14:paraId="68644D18" w14:textId="77777777" w:rsidR="00372DCE" w:rsidRPr="00372DCE" w:rsidRDefault="00372DCE" w:rsidP="00372DCE">
      <w:pPr>
        <w:rPr>
          <w:lang w:val="en-DE"/>
        </w:rPr>
      </w:pPr>
      <w:r w:rsidRPr="00372DCE">
        <w:rPr>
          <w:lang w:val="en-DE"/>
        </w:rPr>
        <w:t xml:space="preserve">Flexbox is widely regarded as beginner-friendly due to its straightforward concept of one-dimensional layout control either in rows or columns. It's a powerful tool that allows for the easy centering of elements, even spacing, and the creation of responsive designs without the need for complex calculations or additional markup. Its properties are intuitive: you define a container, set it to </w:t>
      </w:r>
      <w:r w:rsidRPr="00372DCE">
        <w:rPr>
          <w:b/>
          <w:bCs/>
          <w:lang w:val="en-DE"/>
        </w:rPr>
        <w:t>display: flex;</w:t>
      </w:r>
      <w:r w:rsidRPr="00372DCE">
        <w:rPr>
          <w:lang w:val="en-DE"/>
        </w:rPr>
        <w:t xml:space="preserve">, and then you have a series of properties like </w:t>
      </w:r>
      <w:r w:rsidRPr="00372DCE">
        <w:rPr>
          <w:b/>
          <w:bCs/>
          <w:lang w:val="en-DE"/>
        </w:rPr>
        <w:t>justify-content</w:t>
      </w:r>
      <w:r w:rsidRPr="00372DCE">
        <w:rPr>
          <w:lang w:val="en-DE"/>
        </w:rPr>
        <w:t xml:space="preserve">, </w:t>
      </w:r>
      <w:r w:rsidRPr="00372DCE">
        <w:rPr>
          <w:b/>
          <w:bCs/>
          <w:lang w:val="en-DE"/>
        </w:rPr>
        <w:t>align-items</w:t>
      </w:r>
      <w:r w:rsidRPr="00372DCE">
        <w:rPr>
          <w:lang w:val="en-DE"/>
        </w:rPr>
        <w:t xml:space="preserve">, and </w:t>
      </w:r>
      <w:r w:rsidRPr="00372DCE">
        <w:rPr>
          <w:b/>
          <w:bCs/>
          <w:lang w:val="en-DE"/>
        </w:rPr>
        <w:t>flex-direction</w:t>
      </w:r>
      <w:r w:rsidRPr="00372DCE">
        <w:rPr>
          <w:lang w:val="en-DE"/>
        </w:rPr>
        <w:t xml:space="preserve"> that have clear and predictable effects. This makes Flexbox an excellent starting point for those new to CSS layouts.</w:t>
      </w:r>
    </w:p>
    <w:p w14:paraId="6AEE8D0C" w14:textId="77777777" w:rsidR="00372DCE" w:rsidRPr="00372DCE" w:rsidRDefault="00372DCE" w:rsidP="00372DCE">
      <w:pPr>
        <w:rPr>
          <w:lang w:val="en-DE"/>
        </w:rPr>
      </w:pPr>
      <w:r w:rsidRPr="00372DCE">
        <w:rPr>
          <w:lang w:val="en-DE"/>
        </w:rPr>
        <w:t xml:space="preserve">CSS Grid, on the other hand, steps into the realm of two-dimensional layout control, handling both rows and columns simultaneously. This adds a layer of complexity but also a significant increase in power and flexibility. With Grid, you can create sophisticated designs that were difficult or impossible with older CSS properties. It's particularly suited for creating complex web layouts where elements need to be precisely placed and aligned. Grid's properties like </w:t>
      </w:r>
      <w:r w:rsidRPr="00372DCE">
        <w:rPr>
          <w:b/>
          <w:bCs/>
          <w:lang w:val="en-DE"/>
        </w:rPr>
        <w:t>grid-template-columns</w:t>
      </w:r>
      <w:r w:rsidRPr="00372DCE">
        <w:rPr>
          <w:lang w:val="en-DE"/>
        </w:rPr>
        <w:t xml:space="preserve">, </w:t>
      </w:r>
      <w:r w:rsidRPr="00372DCE">
        <w:rPr>
          <w:b/>
          <w:bCs/>
          <w:lang w:val="en-DE"/>
        </w:rPr>
        <w:t>grid-template-rows</w:t>
      </w:r>
      <w:r w:rsidRPr="00372DCE">
        <w:rPr>
          <w:lang w:val="en-DE"/>
        </w:rPr>
        <w:t xml:space="preserve">, and </w:t>
      </w:r>
      <w:r w:rsidRPr="00372DCE">
        <w:rPr>
          <w:b/>
          <w:bCs/>
          <w:lang w:val="en-DE"/>
        </w:rPr>
        <w:t>grid-area</w:t>
      </w:r>
      <w:r w:rsidRPr="00372DCE">
        <w:rPr>
          <w:lang w:val="en-DE"/>
        </w:rPr>
        <w:t xml:space="preserve"> offer a level of detail in layout design that requires a bit more learning but rewards with comprehensive control over the placement and sizing of elements.</w:t>
      </w:r>
    </w:p>
    <w:p w14:paraId="5CA604D0" w14:textId="77777777" w:rsidR="00372DCE" w:rsidRPr="00372DCE" w:rsidRDefault="00372DCE" w:rsidP="00372DCE">
      <w:pPr>
        <w:rPr>
          <w:lang w:val="en-DE"/>
        </w:rPr>
      </w:pPr>
      <w:r w:rsidRPr="00372DCE">
        <w:rPr>
          <w:lang w:val="en-DE"/>
        </w:rPr>
        <w:t>While Grid can initially seem more complex due to its two-dimensional nature, it follows a logical structure that, once understood, can be incredibly effective and efficient for designing web layouts. Both Flexbox and Grid have their own strengths, and understanding when and how to use each system is a valuable skill in web development.</w:t>
      </w:r>
    </w:p>
    <w:p w14:paraId="6813785A" w14:textId="77777777" w:rsidR="00372DCE" w:rsidRPr="00372DCE" w:rsidRDefault="00372DCE" w:rsidP="00372DCE">
      <w:pPr>
        <w:rPr>
          <w:lang w:val="en-DE"/>
        </w:rPr>
      </w:pPr>
      <w:hyperlink r:id="rId29" w:tgtFrame="_blank" w:history="1">
        <w:r w:rsidRPr="00372DCE">
          <w:rPr>
            <w:rStyle w:val="Hyperlink"/>
            <w:rFonts w:ascii="Segoe UI Emoji" w:hAnsi="Segoe UI Emoji" w:cs="Segoe UI Emoji"/>
            <w:b/>
            <w:bCs/>
            <w:lang w:val="en-DE"/>
          </w:rPr>
          <w:t>📌</w:t>
        </w:r>
      </w:hyperlink>
      <w:r w:rsidRPr="00372DCE">
        <w:rPr>
          <w:lang w:val="en-DE"/>
        </w:rPr>
        <w:t xml:space="preserve"> </w:t>
      </w:r>
      <w:r w:rsidRPr="00372DCE">
        <w:rPr>
          <w:i/>
          <w:iCs/>
          <w:lang w:val="en-DE"/>
        </w:rPr>
        <w:t>For beginners, starting with Flexbox might feel more approachable, but it's important not to shy away from Grid. With practice, Grid becomes an indispensable tool in a developer's toolkit, allowing for the creation of responsive, clean, and well-structured web layouts.</w:t>
      </w:r>
    </w:p>
    <w:p w14:paraId="46B504B9" w14:textId="77777777" w:rsidR="00372DCE" w:rsidRDefault="00372DCE" w:rsidP="00190525">
      <w:pPr>
        <w:rPr>
          <w:lang w:val="en-DE"/>
        </w:rPr>
      </w:pPr>
    </w:p>
    <w:p w14:paraId="3B7C1CA3" w14:textId="77777777" w:rsidR="00372DCE" w:rsidRDefault="00372DCE" w:rsidP="00190525">
      <w:pPr>
        <w:rPr>
          <w:lang w:val="en-DE"/>
        </w:rPr>
      </w:pPr>
    </w:p>
    <w:p w14:paraId="35A41B67" w14:textId="77777777" w:rsidR="00372DCE" w:rsidRDefault="00372DCE" w:rsidP="00190525">
      <w:pPr>
        <w:rPr>
          <w:lang w:val="en-DE"/>
        </w:rPr>
      </w:pPr>
    </w:p>
    <w:p w14:paraId="0F8E8996" w14:textId="77777777" w:rsidR="00372DCE" w:rsidRDefault="00372DCE" w:rsidP="00190525">
      <w:pPr>
        <w:rPr>
          <w:lang w:val="en-DE"/>
        </w:rPr>
      </w:pPr>
    </w:p>
    <w:p w14:paraId="049C1751" w14:textId="77777777" w:rsidR="00372DCE" w:rsidRDefault="00372DCE" w:rsidP="00190525">
      <w:pPr>
        <w:rPr>
          <w:lang w:val="en-DE"/>
        </w:rPr>
      </w:pPr>
    </w:p>
    <w:p w14:paraId="13065159" w14:textId="77777777" w:rsidR="003B231A" w:rsidRPr="003B231A" w:rsidRDefault="003B231A" w:rsidP="003B231A">
      <w:pPr>
        <w:rPr>
          <w:b/>
          <w:bCs/>
          <w:lang w:val="en-DE"/>
        </w:rPr>
      </w:pPr>
      <w:r w:rsidRPr="003B231A">
        <w:rPr>
          <w:rFonts w:ascii="Segoe UI Emoji" w:hAnsi="Segoe UI Emoji" w:cs="Segoe UI Emoji"/>
          <w:b/>
          <w:bCs/>
          <w:lang w:val="en-DE"/>
        </w:rPr>
        <w:lastRenderedPageBreak/>
        <w:t>🧩</w:t>
      </w:r>
      <w:r w:rsidRPr="003B231A">
        <w:rPr>
          <w:b/>
          <w:bCs/>
          <w:lang w:val="en-DE"/>
        </w:rPr>
        <w:t xml:space="preserve"> CSS layouts practice</w:t>
      </w:r>
    </w:p>
    <w:p w14:paraId="746B7D66" w14:textId="77777777" w:rsidR="003B231A" w:rsidRPr="003B231A" w:rsidRDefault="003B231A" w:rsidP="003B231A">
      <w:pPr>
        <w:rPr>
          <w:lang w:val="en-DE"/>
        </w:rPr>
      </w:pPr>
      <w:r w:rsidRPr="003B231A">
        <w:rPr>
          <w:lang w:val="en-DE"/>
        </w:rPr>
        <w:t xml:space="preserve">Lesson Progress </w:t>
      </w:r>
    </w:p>
    <w:p w14:paraId="5AB6A97D" w14:textId="77777777" w:rsidR="003B231A" w:rsidRPr="003B231A" w:rsidRDefault="003B231A" w:rsidP="003B231A">
      <w:pPr>
        <w:rPr>
          <w:lang w:val="en-DE"/>
        </w:rPr>
      </w:pPr>
      <w:r w:rsidRPr="003B231A">
        <w:rPr>
          <w:lang w:val="en-DE"/>
        </w:rPr>
        <w:t xml:space="preserve">0% Complete </w:t>
      </w:r>
    </w:p>
    <w:p w14:paraId="2C910EEE" w14:textId="77777777" w:rsidR="003B231A" w:rsidRPr="003B231A" w:rsidRDefault="003B231A" w:rsidP="003B231A">
      <w:pPr>
        <w:rPr>
          <w:lang w:val="en-DE"/>
        </w:rPr>
      </w:pPr>
      <w:r w:rsidRPr="003B231A">
        <w:rPr>
          <w:lang w:val="en-DE"/>
        </w:rPr>
        <w:t xml:space="preserve">Time to put it all together. We are going to create the landing page for a Time Travel Agency </w:t>
      </w:r>
      <w:r w:rsidRPr="003B231A">
        <w:rPr>
          <w:rFonts w:ascii="Segoe UI Emoji" w:hAnsi="Segoe UI Emoji" w:cs="Segoe UI Emoji"/>
          <w:lang w:val="en-DE"/>
        </w:rPr>
        <w:t>🚀⏱️</w:t>
      </w:r>
    </w:p>
    <w:p w14:paraId="53F6973A" w14:textId="77777777" w:rsidR="003B231A" w:rsidRPr="003B231A" w:rsidRDefault="003B231A" w:rsidP="003B231A">
      <w:pPr>
        <w:rPr>
          <w:b/>
          <w:bCs/>
          <w:lang w:val="en-DE"/>
        </w:rPr>
      </w:pPr>
      <w:r w:rsidRPr="003B231A">
        <w:rPr>
          <w:b/>
          <w:bCs/>
          <w:lang w:val="en-DE"/>
        </w:rPr>
        <w:t>Goal</w:t>
      </w:r>
    </w:p>
    <w:p w14:paraId="361472F3" w14:textId="77777777" w:rsidR="003B231A" w:rsidRPr="003B231A" w:rsidRDefault="003B231A" w:rsidP="003B231A">
      <w:pPr>
        <w:rPr>
          <w:lang w:val="en-DE"/>
        </w:rPr>
      </w:pPr>
      <w:r w:rsidRPr="003B231A">
        <w:rPr>
          <w:lang w:val="en-DE"/>
        </w:rPr>
        <w:t xml:space="preserve">Build a responsive landing page for a "Time Travel Agency" with a clear, visually appealing design using semantic HTML elements and CSS for layout and styling. You’ll have to present your project to your classmates! Don’t be shy, it’ll be fun! </w:t>
      </w:r>
    </w:p>
    <w:p w14:paraId="498A96D0" w14:textId="77777777" w:rsidR="003B231A" w:rsidRPr="003B231A" w:rsidRDefault="003B231A" w:rsidP="003B231A">
      <w:pPr>
        <w:rPr>
          <w:b/>
          <w:bCs/>
          <w:lang w:val="en-DE"/>
        </w:rPr>
      </w:pPr>
      <w:r w:rsidRPr="003B231A">
        <w:rPr>
          <w:b/>
          <w:bCs/>
          <w:lang w:val="en-DE"/>
        </w:rPr>
        <w:t>Requirements</w:t>
      </w:r>
    </w:p>
    <w:p w14:paraId="64C88ECA" w14:textId="77777777" w:rsidR="003B231A" w:rsidRPr="003B231A" w:rsidRDefault="003B231A" w:rsidP="003B231A">
      <w:pPr>
        <w:numPr>
          <w:ilvl w:val="0"/>
          <w:numId w:val="44"/>
        </w:numPr>
        <w:rPr>
          <w:lang w:val="en-DE"/>
        </w:rPr>
      </w:pPr>
      <w:r w:rsidRPr="003B231A">
        <w:rPr>
          <w:lang w:val="en-DE"/>
        </w:rPr>
        <w:t>Semantic HTML elements for structure</w:t>
      </w:r>
    </w:p>
    <w:p w14:paraId="7D1AC46E" w14:textId="77777777" w:rsidR="003B231A" w:rsidRPr="003B231A" w:rsidRDefault="003B231A" w:rsidP="003B231A">
      <w:pPr>
        <w:numPr>
          <w:ilvl w:val="0"/>
          <w:numId w:val="44"/>
        </w:numPr>
        <w:rPr>
          <w:lang w:val="en-DE"/>
        </w:rPr>
      </w:pPr>
      <w:r w:rsidRPr="003B231A">
        <w:rPr>
          <w:b/>
          <w:bCs/>
          <w:lang w:val="en-DE"/>
        </w:rPr>
        <w:t>Flexbox</w:t>
      </w:r>
      <w:r w:rsidRPr="003B231A">
        <w:rPr>
          <w:lang w:val="en-DE"/>
        </w:rPr>
        <w:t xml:space="preserve"> for the header and footer</w:t>
      </w:r>
    </w:p>
    <w:p w14:paraId="06EEA321" w14:textId="77777777" w:rsidR="003B231A" w:rsidRPr="003B231A" w:rsidRDefault="003B231A" w:rsidP="003B231A">
      <w:pPr>
        <w:numPr>
          <w:ilvl w:val="0"/>
          <w:numId w:val="44"/>
        </w:numPr>
        <w:rPr>
          <w:lang w:val="en-DE"/>
        </w:rPr>
      </w:pPr>
      <w:r w:rsidRPr="003B231A">
        <w:rPr>
          <w:lang w:val="en-DE"/>
        </w:rPr>
        <w:t xml:space="preserve">CSS </w:t>
      </w:r>
      <w:r w:rsidRPr="003B231A">
        <w:rPr>
          <w:b/>
          <w:bCs/>
          <w:lang w:val="en-DE"/>
        </w:rPr>
        <w:t>Grid</w:t>
      </w:r>
      <w:r w:rsidRPr="003B231A">
        <w:rPr>
          <w:lang w:val="en-DE"/>
        </w:rPr>
        <w:t xml:space="preserve"> for the image gallery</w:t>
      </w:r>
    </w:p>
    <w:p w14:paraId="0BF4E383" w14:textId="77777777" w:rsidR="003B231A" w:rsidRPr="003B231A" w:rsidRDefault="003B231A" w:rsidP="003B231A">
      <w:pPr>
        <w:numPr>
          <w:ilvl w:val="0"/>
          <w:numId w:val="44"/>
        </w:numPr>
        <w:rPr>
          <w:lang w:val="en-DE"/>
        </w:rPr>
      </w:pPr>
      <w:r w:rsidRPr="003B231A">
        <w:rPr>
          <w:b/>
          <w:bCs/>
          <w:lang w:val="en-DE"/>
        </w:rPr>
        <w:t>Flexbox</w:t>
      </w:r>
      <w:r w:rsidRPr="003B231A">
        <w:rPr>
          <w:lang w:val="en-DE"/>
        </w:rPr>
        <w:t xml:space="preserve"> for the services section</w:t>
      </w:r>
    </w:p>
    <w:p w14:paraId="4CC8C6BF" w14:textId="77777777" w:rsidR="003B231A" w:rsidRPr="003B231A" w:rsidRDefault="003B231A" w:rsidP="003B231A">
      <w:pPr>
        <w:numPr>
          <w:ilvl w:val="0"/>
          <w:numId w:val="44"/>
        </w:numPr>
        <w:rPr>
          <w:lang w:val="en-DE"/>
        </w:rPr>
      </w:pPr>
      <w:r w:rsidRPr="003B231A">
        <w:rPr>
          <w:lang w:val="en-DE"/>
        </w:rPr>
        <w:t>Use images from Lorem Picsum (or any other image placeholder)</w:t>
      </w:r>
    </w:p>
    <w:p w14:paraId="4D7D6307" w14:textId="77777777" w:rsidR="003B231A" w:rsidRPr="003B231A" w:rsidRDefault="003B231A" w:rsidP="003B231A">
      <w:pPr>
        <w:rPr>
          <w:b/>
          <w:bCs/>
          <w:lang w:val="en-DE"/>
        </w:rPr>
      </w:pPr>
      <w:r w:rsidRPr="003B231A">
        <w:rPr>
          <w:b/>
          <w:bCs/>
          <w:lang w:val="en-DE"/>
        </w:rPr>
        <w:t>Steps</w:t>
      </w:r>
    </w:p>
    <w:p w14:paraId="5E4CF4FC" w14:textId="77777777" w:rsidR="003B231A" w:rsidRPr="003B231A" w:rsidRDefault="003B231A" w:rsidP="003B231A">
      <w:pPr>
        <w:rPr>
          <w:b/>
          <w:bCs/>
          <w:lang w:val="en-DE"/>
        </w:rPr>
      </w:pPr>
      <w:r w:rsidRPr="003B231A">
        <w:rPr>
          <w:b/>
          <w:bCs/>
          <w:lang w:val="en-DE"/>
        </w:rPr>
        <w:t>Setup your project</w:t>
      </w:r>
    </w:p>
    <w:p w14:paraId="495F4189" w14:textId="77777777" w:rsidR="003B231A" w:rsidRPr="003B231A" w:rsidRDefault="003B231A" w:rsidP="003B231A">
      <w:pPr>
        <w:rPr>
          <w:lang w:val="en-DE"/>
        </w:rPr>
      </w:pPr>
      <w:r w:rsidRPr="003B231A">
        <w:rPr>
          <w:lang w:val="en-DE"/>
        </w:rPr>
        <w:t>Let’s agree on a basic starting point:</w:t>
      </w:r>
    </w:p>
    <w:p w14:paraId="66620460" w14:textId="77777777" w:rsidR="003B231A" w:rsidRPr="003B231A" w:rsidRDefault="003B231A" w:rsidP="003B231A">
      <w:pPr>
        <w:rPr>
          <w:lang w:val="en-DE"/>
        </w:rPr>
      </w:pPr>
      <w:r w:rsidRPr="003B231A">
        <w:rPr>
          <w:lang w:val="en-DE"/>
        </w:rPr>
        <w:t>&lt;!DOCTYPE html&gt;</w:t>
      </w:r>
    </w:p>
    <w:p w14:paraId="594ECE62" w14:textId="77777777" w:rsidR="003B231A" w:rsidRPr="003B231A" w:rsidRDefault="003B231A" w:rsidP="003B231A">
      <w:pPr>
        <w:rPr>
          <w:lang w:val="en-DE"/>
        </w:rPr>
      </w:pPr>
      <w:r w:rsidRPr="003B231A">
        <w:rPr>
          <w:lang w:val="en-DE"/>
        </w:rPr>
        <w:t>&lt;html lang="en"&gt;</w:t>
      </w:r>
    </w:p>
    <w:p w14:paraId="3F507AF1" w14:textId="77777777" w:rsidR="003B231A" w:rsidRPr="003B231A" w:rsidRDefault="003B231A" w:rsidP="003B231A">
      <w:pPr>
        <w:rPr>
          <w:lang w:val="en-DE"/>
        </w:rPr>
      </w:pPr>
      <w:r w:rsidRPr="003B231A">
        <w:rPr>
          <w:lang w:val="en-DE"/>
        </w:rPr>
        <w:t>&lt;head&gt;</w:t>
      </w:r>
    </w:p>
    <w:p w14:paraId="0D893443" w14:textId="77777777" w:rsidR="003B231A" w:rsidRPr="003B231A" w:rsidRDefault="003B231A" w:rsidP="003B231A">
      <w:pPr>
        <w:rPr>
          <w:lang w:val="en-DE"/>
        </w:rPr>
      </w:pPr>
      <w:r w:rsidRPr="003B231A">
        <w:rPr>
          <w:lang w:val="en-DE"/>
        </w:rPr>
        <w:t xml:space="preserve">    &lt;meta charset="UTF-8"&gt;</w:t>
      </w:r>
    </w:p>
    <w:p w14:paraId="63A6B778" w14:textId="77777777" w:rsidR="003B231A" w:rsidRPr="003B231A" w:rsidRDefault="003B231A" w:rsidP="003B231A">
      <w:pPr>
        <w:rPr>
          <w:lang w:val="en-DE"/>
        </w:rPr>
      </w:pPr>
      <w:r w:rsidRPr="003B231A">
        <w:rPr>
          <w:lang w:val="en-DE"/>
        </w:rPr>
        <w:t xml:space="preserve">    &lt;meta name="viewport" content="width=device-width, initial-scale=1.0"&gt;</w:t>
      </w:r>
    </w:p>
    <w:p w14:paraId="0DD95B3A" w14:textId="77777777" w:rsidR="003B231A" w:rsidRPr="003B231A" w:rsidRDefault="003B231A" w:rsidP="003B231A">
      <w:pPr>
        <w:rPr>
          <w:lang w:val="en-DE"/>
        </w:rPr>
      </w:pPr>
      <w:r w:rsidRPr="003B231A">
        <w:rPr>
          <w:lang w:val="en-DE"/>
        </w:rPr>
        <w:t xml:space="preserve">    &lt;title&gt;Time Travel Agency&lt;/title&gt;</w:t>
      </w:r>
    </w:p>
    <w:p w14:paraId="668D715F" w14:textId="77777777" w:rsidR="003B231A" w:rsidRPr="003B231A" w:rsidRDefault="003B231A" w:rsidP="003B231A">
      <w:pPr>
        <w:rPr>
          <w:lang w:val="en-DE"/>
        </w:rPr>
      </w:pPr>
      <w:r w:rsidRPr="003B231A">
        <w:rPr>
          <w:lang w:val="en-DE"/>
        </w:rPr>
        <w:t xml:space="preserve">    &lt;link rel="stylesheet" href="styles.css"&gt;</w:t>
      </w:r>
    </w:p>
    <w:p w14:paraId="5B433748" w14:textId="77777777" w:rsidR="003B231A" w:rsidRPr="003B231A" w:rsidRDefault="003B231A" w:rsidP="003B231A">
      <w:pPr>
        <w:rPr>
          <w:lang w:val="en-DE"/>
        </w:rPr>
      </w:pPr>
      <w:r w:rsidRPr="003B231A">
        <w:rPr>
          <w:lang w:val="en-DE"/>
        </w:rPr>
        <w:t>&lt;/head&gt;</w:t>
      </w:r>
    </w:p>
    <w:p w14:paraId="3CACA2F8" w14:textId="77777777" w:rsidR="003B231A" w:rsidRPr="003B231A" w:rsidRDefault="003B231A" w:rsidP="003B231A">
      <w:pPr>
        <w:rPr>
          <w:lang w:val="en-DE"/>
        </w:rPr>
      </w:pPr>
      <w:r w:rsidRPr="003B231A">
        <w:rPr>
          <w:lang w:val="en-DE"/>
        </w:rPr>
        <w:t>&lt;body&gt;</w:t>
      </w:r>
    </w:p>
    <w:p w14:paraId="45F4C774" w14:textId="77777777" w:rsidR="003B231A" w:rsidRPr="003B231A" w:rsidRDefault="003B231A" w:rsidP="003B231A">
      <w:pPr>
        <w:rPr>
          <w:lang w:val="en-DE"/>
        </w:rPr>
      </w:pPr>
      <w:r w:rsidRPr="003B231A">
        <w:rPr>
          <w:lang w:val="en-DE"/>
        </w:rPr>
        <w:t xml:space="preserve">    &lt;header&gt;</w:t>
      </w:r>
    </w:p>
    <w:p w14:paraId="5A94924B" w14:textId="77777777" w:rsidR="003B231A" w:rsidRPr="003B231A" w:rsidRDefault="003B231A" w:rsidP="003B231A">
      <w:pPr>
        <w:rPr>
          <w:lang w:val="en-DE"/>
        </w:rPr>
      </w:pPr>
      <w:r w:rsidRPr="003B231A">
        <w:rPr>
          <w:lang w:val="en-DE"/>
        </w:rPr>
        <w:t xml:space="preserve">        &lt;!-- We'll add content here next --&gt;</w:t>
      </w:r>
    </w:p>
    <w:p w14:paraId="10BD2955" w14:textId="77777777" w:rsidR="003B231A" w:rsidRPr="003B231A" w:rsidRDefault="003B231A" w:rsidP="003B231A">
      <w:pPr>
        <w:rPr>
          <w:lang w:val="en-DE"/>
        </w:rPr>
      </w:pPr>
      <w:r w:rsidRPr="003B231A">
        <w:rPr>
          <w:lang w:val="en-DE"/>
        </w:rPr>
        <w:t xml:space="preserve">    &lt;/header&gt;</w:t>
      </w:r>
    </w:p>
    <w:p w14:paraId="43E74C70" w14:textId="77777777" w:rsidR="003B231A" w:rsidRPr="003B231A" w:rsidRDefault="003B231A" w:rsidP="003B231A">
      <w:pPr>
        <w:rPr>
          <w:lang w:val="en-DE"/>
        </w:rPr>
      </w:pPr>
    </w:p>
    <w:p w14:paraId="1B6C451F" w14:textId="77777777" w:rsidR="003B231A" w:rsidRPr="003B231A" w:rsidRDefault="003B231A" w:rsidP="003B231A">
      <w:pPr>
        <w:rPr>
          <w:lang w:val="en-DE"/>
        </w:rPr>
      </w:pPr>
      <w:r w:rsidRPr="003B231A">
        <w:rPr>
          <w:lang w:val="en-DE"/>
        </w:rPr>
        <w:t xml:space="preserve">    &lt;main&gt;</w:t>
      </w:r>
    </w:p>
    <w:p w14:paraId="23A48756" w14:textId="77777777" w:rsidR="003B231A" w:rsidRPr="003B231A" w:rsidRDefault="003B231A" w:rsidP="003B231A">
      <w:pPr>
        <w:rPr>
          <w:lang w:val="en-DE"/>
        </w:rPr>
      </w:pPr>
      <w:r w:rsidRPr="003B231A">
        <w:rPr>
          <w:lang w:val="en-DE"/>
        </w:rPr>
        <w:lastRenderedPageBreak/>
        <w:t xml:space="preserve">        &lt;!-- Main content goes here --&gt;</w:t>
      </w:r>
    </w:p>
    <w:p w14:paraId="79E8B63F" w14:textId="77777777" w:rsidR="003B231A" w:rsidRPr="003B231A" w:rsidRDefault="003B231A" w:rsidP="003B231A">
      <w:pPr>
        <w:rPr>
          <w:lang w:val="en-DE"/>
        </w:rPr>
      </w:pPr>
      <w:r w:rsidRPr="003B231A">
        <w:rPr>
          <w:lang w:val="en-DE"/>
        </w:rPr>
        <w:t xml:space="preserve">    &lt;/main&gt;</w:t>
      </w:r>
    </w:p>
    <w:p w14:paraId="6FA47E14" w14:textId="77777777" w:rsidR="003B231A" w:rsidRPr="003B231A" w:rsidRDefault="003B231A" w:rsidP="003B231A">
      <w:pPr>
        <w:rPr>
          <w:lang w:val="en-DE"/>
        </w:rPr>
      </w:pPr>
    </w:p>
    <w:p w14:paraId="1485B463" w14:textId="77777777" w:rsidR="003B231A" w:rsidRPr="003B231A" w:rsidRDefault="003B231A" w:rsidP="003B231A">
      <w:pPr>
        <w:rPr>
          <w:lang w:val="en-DE"/>
        </w:rPr>
      </w:pPr>
      <w:r w:rsidRPr="003B231A">
        <w:rPr>
          <w:lang w:val="en-DE"/>
        </w:rPr>
        <w:t xml:space="preserve">    &lt;footer&gt;</w:t>
      </w:r>
    </w:p>
    <w:p w14:paraId="6865FBD3" w14:textId="77777777" w:rsidR="003B231A" w:rsidRPr="003B231A" w:rsidRDefault="003B231A" w:rsidP="003B231A">
      <w:pPr>
        <w:rPr>
          <w:lang w:val="en-DE"/>
        </w:rPr>
      </w:pPr>
      <w:r w:rsidRPr="003B231A">
        <w:rPr>
          <w:lang w:val="en-DE"/>
        </w:rPr>
        <w:t xml:space="preserve">        &lt;!-- Footer content goes here --&gt;</w:t>
      </w:r>
    </w:p>
    <w:p w14:paraId="2B7AC0E5" w14:textId="77777777" w:rsidR="003B231A" w:rsidRPr="003B231A" w:rsidRDefault="003B231A" w:rsidP="003B231A">
      <w:pPr>
        <w:rPr>
          <w:lang w:val="en-DE"/>
        </w:rPr>
      </w:pPr>
      <w:r w:rsidRPr="003B231A">
        <w:rPr>
          <w:lang w:val="en-DE"/>
        </w:rPr>
        <w:t xml:space="preserve">    &lt;/footer&gt;</w:t>
      </w:r>
    </w:p>
    <w:p w14:paraId="1F46D29B" w14:textId="77777777" w:rsidR="003B231A" w:rsidRPr="003B231A" w:rsidRDefault="003B231A" w:rsidP="003B231A">
      <w:pPr>
        <w:rPr>
          <w:lang w:val="en-DE"/>
        </w:rPr>
      </w:pPr>
      <w:r w:rsidRPr="003B231A">
        <w:rPr>
          <w:lang w:val="en-DE"/>
        </w:rPr>
        <w:t>&lt;/body&gt;</w:t>
      </w:r>
    </w:p>
    <w:p w14:paraId="7B0A4DBC" w14:textId="77777777" w:rsidR="003B231A" w:rsidRPr="003B231A" w:rsidRDefault="003B231A" w:rsidP="003B231A">
      <w:pPr>
        <w:rPr>
          <w:lang w:val="en-DE"/>
        </w:rPr>
      </w:pPr>
      <w:r w:rsidRPr="003B231A">
        <w:rPr>
          <w:lang w:val="en-DE"/>
        </w:rPr>
        <w:t>&lt;/html&gt;</w:t>
      </w:r>
    </w:p>
    <w:p w14:paraId="555525CC" w14:textId="77777777" w:rsidR="003B231A" w:rsidRPr="003B231A" w:rsidRDefault="003B231A" w:rsidP="003B231A">
      <w:pPr>
        <w:rPr>
          <w:lang w:val="en-DE"/>
        </w:rPr>
      </w:pPr>
      <w:r w:rsidRPr="003B231A">
        <w:rPr>
          <w:lang w:val="en-DE"/>
        </w:rPr>
        <w:t>Naturally, you’ll need a styles.css file too</w:t>
      </w:r>
    </w:p>
    <w:p w14:paraId="3E97F0BB" w14:textId="77777777" w:rsidR="003B231A" w:rsidRPr="003B231A" w:rsidRDefault="003B231A" w:rsidP="003B231A">
      <w:pPr>
        <w:rPr>
          <w:b/>
          <w:bCs/>
          <w:lang w:val="en-DE"/>
        </w:rPr>
      </w:pPr>
      <w:r w:rsidRPr="003B231A">
        <w:rPr>
          <w:b/>
          <w:bCs/>
          <w:lang w:val="en-DE"/>
        </w:rPr>
        <w:t>Be creative!</w:t>
      </w:r>
    </w:p>
    <w:p w14:paraId="65FB05CE" w14:textId="77777777" w:rsidR="003B231A" w:rsidRPr="003B231A" w:rsidRDefault="003B231A" w:rsidP="003B231A">
      <w:pPr>
        <w:rPr>
          <w:lang w:val="en-DE"/>
        </w:rPr>
      </w:pPr>
      <w:r w:rsidRPr="003B231A">
        <w:rPr>
          <w:lang w:val="en-DE"/>
        </w:rPr>
        <w:t>By now you now a few HTML elements and CSS properties. Go section by section and start creating something cool.</w:t>
      </w:r>
    </w:p>
    <w:p w14:paraId="6A1AA1CD" w14:textId="77777777" w:rsidR="003B231A" w:rsidRPr="003B231A" w:rsidRDefault="003B231A" w:rsidP="003B231A">
      <w:pPr>
        <w:rPr>
          <w:b/>
          <w:bCs/>
          <w:lang w:val="en-DE"/>
        </w:rPr>
      </w:pPr>
      <w:r w:rsidRPr="003B231A">
        <w:rPr>
          <w:b/>
          <w:bCs/>
          <w:lang w:val="en-DE"/>
        </w:rPr>
        <w:t>Conclusion</w:t>
      </w:r>
    </w:p>
    <w:p w14:paraId="1ABE19E1" w14:textId="77777777" w:rsidR="003B231A" w:rsidRPr="003B231A" w:rsidRDefault="003B231A" w:rsidP="003B231A">
      <w:pPr>
        <w:rPr>
          <w:lang w:val="en-DE"/>
        </w:rPr>
      </w:pPr>
      <w:r w:rsidRPr="003B231A">
        <w:rPr>
          <w:lang w:val="en-DE"/>
        </w:rPr>
        <w:t xml:space="preserve">This exercise will help you understand the practical use of HTML and CSS in web development, emphasizing semantic usage and responsive design. Experiment with different styles and functionalities to make the project uniquely yours. Happy coding! </w:t>
      </w:r>
      <w:r w:rsidRPr="003B231A">
        <w:rPr>
          <w:rFonts w:ascii="Segoe UI Emoji" w:hAnsi="Segoe UI Emoji" w:cs="Segoe UI Emoji"/>
          <w:lang w:val="en-DE"/>
        </w:rPr>
        <w:t>🌍🕰️</w:t>
      </w:r>
    </w:p>
    <w:p w14:paraId="24B39CEC" w14:textId="77777777" w:rsidR="00372DCE" w:rsidRDefault="00372DCE" w:rsidP="00190525">
      <w:pPr>
        <w:rPr>
          <w:lang w:val="en-DE"/>
        </w:rPr>
      </w:pPr>
    </w:p>
    <w:p w14:paraId="64AB3161" w14:textId="77777777" w:rsidR="003B231A" w:rsidRDefault="003B231A" w:rsidP="00190525">
      <w:pPr>
        <w:rPr>
          <w:lang w:val="en-DE"/>
        </w:rPr>
      </w:pPr>
    </w:p>
    <w:p w14:paraId="02C3D000" w14:textId="77777777" w:rsidR="003B231A" w:rsidRDefault="003B231A" w:rsidP="00190525">
      <w:pPr>
        <w:rPr>
          <w:lang w:val="en-DE"/>
        </w:rPr>
      </w:pPr>
    </w:p>
    <w:p w14:paraId="3D20D68E" w14:textId="77777777" w:rsidR="003B231A" w:rsidRDefault="003B231A" w:rsidP="00190525">
      <w:pPr>
        <w:rPr>
          <w:lang w:val="en-DE"/>
        </w:rPr>
      </w:pPr>
    </w:p>
    <w:p w14:paraId="6F5FDC8F" w14:textId="77777777" w:rsidR="003B231A" w:rsidRDefault="003B231A" w:rsidP="00190525">
      <w:pPr>
        <w:rPr>
          <w:lang w:val="en-DE"/>
        </w:rPr>
      </w:pPr>
    </w:p>
    <w:p w14:paraId="6C4DF64B" w14:textId="77777777" w:rsidR="003B231A" w:rsidRDefault="003B231A" w:rsidP="00190525">
      <w:pPr>
        <w:rPr>
          <w:lang w:val="en-DE"/>
        </w:rPr>
      </w:pPr>
    </w:p>
    <w:p w14:paraId="2E49F70A" w14:textId="77777777" w:rsidR="003B231A" w:rsidRDefault="003B231A" w:rsidP="00190525">
      <w:pPr>
        <w:rPr>
          <w:lang w:val="en-DE"/>
        </w:rPr>
      </w:pPr>
    </w:p>
    <w:p w14:paraId="4B6F6959" w14:textId="77777777" w:rsidR="003B231A" w:rsidRDefault="003B231A" w:rsidP="00190525">
      <w:pPr>
        <w:rPr>
          <w:lang w:val="en-DE"/>
        </w:rPr>
      </w:pPr>
    </w:p>
    <w:p w14:paraId="27033E30" w14:textId="77777777" w:rsidR="003B231A" w:rsidRDefault="003B231A" w:rsidP="00190525">
      <w:pPr>
        <w:rPr>
          <w:lang w:val="en-DE"/>
        </w:rPr>
      </w:pPr>
    </w:p>
    <w:p w14:paraId="2EC6F6D8" w14:textId="77777777" w:rsidR="003B231A" w:rsidRDefault="003B231A" w:rsidP="00190525">
      <w:pPr>
        <w:rPr>
          <w:lang w:val="en-DE"/>
        </w:rPr>
      </w:pPr>
    </w:p>
    <w:p w14:paraId="55C2A7DE" w14:textId="77777777" w:rsidR="003B231A" w:rsidRDefault="003B231A" w:rsidP="00190525">
      <w:pPr>
        <w:rPr>
          <w:lang w:val="en-DE"/>
        </w:rPr>
      </w:pPr>
    </w:p>
    <w:p w14:paraId="765DBEA0" w14:textId="77777777" w:rsidR="003B231A" w:rsidRDefault="003B231A" w:rsidP="00190525">
      <w:pPr>
        <w:rPr>
          <w:lang w:val="en-DE"/>
        </w:rPr>
      </w:pPr>
    </w:p>
    <w:p w14:paraId="581D6F5F" w14:textId="77777777" w:rsidR="003B231A" w:rsidRDefault="003B231A" w:rsidP="00190525">
      <w:pPr>
        <w:rPr>
          <w:lang w:val="en-DE"/>
        </w:rPr>
      </w:pPr>
    </w:p>
    <w:p w14:paraId="375AEFCE" w14:textId="77777777" w:rsidR="003B231A" w:rsidRDefault="003B231A" w:rsidP="00190525">
      <w:pPr>
        <w:rPr>
          <w:lang w:val="en-DE"/>
        </w:rPr>
      </w:pPr>
    </w:p>
    <w:p w14:paraId="5E06A1FD" w14:textId="77777777" w:rsidR="003B231A" w:rsidRDefault="003B231A" w:rsidP="00190525">
      <w:pPr>
        <w:rPr>
          <w:lang w:val="en-DE"/>
        </w:rPr>
      </w:pPr>
    </w:p>
    <w:p w14:paraId="0F978949" w14:textId="77777777" w:rsidR="003B231A" w:rsidRDefault="003B231A" w:rsidP="00190525">
      <w:pPr>
        <w:rPr>
          <w:lang w:val="en-DE"/>
        </w:rPr>
      </w:pPr>
    </w:p>
    <w:p w14:paraId="551153A2" w14:textId="77777777" w:rsidR="003B231A" w:rsidRPr="003B231A" w:rsidRDefault="003B231A" w:rsidP="003B231A">
      <w:pPr>
        <w:rPr>
          <w:b/>
          <w:bCs/>
          <w:lang w:val="en-DE"/>
        </w:rPr>
      </w:pPr>
      <w:r w:rsidRPr="003B231A">
        <w:rPr>
          <w:rFonts w:ascii="Segoe UI Emoji" w:hAnsi="Segoe UI Emoji" w:cs="Segoe UI Emoji"/>
          <w:b/>
          <w:bCs/>
          <w:lang w:val="en-DE"/>
        </w:rPr>
        <w:lastRenderedPageBreak/>
        <w:t>🧩</w:t>
      </w:r>
      <w:r w:rsidRPr="003B231A">
        <w:rPr>
          <w:b/>
          <w:bCs/>
          <w:lang w:val="en-DE"/>
        </w:rPr>
        <w:t xml:space="preserve"> Flexbox Defense</w:t>
      </w:r>
    </w:p>
    <w:p w14:paraId="14C25B7A" w14:textId="77777777" w:rsidR="003B231A" w:rsidRPr="003B231A" w:rsidRDefault="003B231A" w:rsidP="003B231A">
      <w:pPr>
        <w:rPr>
          <w:lang w:val="en-DE"/>
        </w:rPr>
      </w:pPr>
      <w:r w:rsidRPr="003B231A">
        <w:rPr>
          <w:lang w:val="en-DE"/>
        </w:rPr>
        <w:t xml:space="preserve">Lesson Progress </w:t>
      </w:r>
    </w:p>
    <w:p w14:paraId="7F3C00D4" w14:textId="77777777" w:rsidR="003B231A" w:rsidRPr="003B231A" w:rsidRDefault="003B231A" w:rsidP="003B231A">
      <w:pPr>
        <w:rPr>
          <w:lang w:val="en-DE"/>
        </w:rPr>
      </w:pPr>
      <w:r w:rsidRPr="003B231A">
        <w:rPr>
          <w:lang w:val="en-DE"/>
        </w:rPr>
        <w:t xml:space="preserve">0% Complete </w:t>
      </w:r>
    </w:p>
    <w:p w14:paraId="3BF8B6FB" w14:textId="77777777" w:rsidR="003B231A" w:rsidRPr="003B231A" w:rsidRDefault="003B231A" w:rsidP="003B231A">
      <w:pPr>
        <w:rPr>
          <w:lang w:val="en-DE"/>
        </w:rPr>
      </w:pPr>
      <w:del w:id="0" w:author="Unknown">
        <w:r w:rsidRPr="003B231A">
          <w:rPr>
            <w:lang w:val="en-DE"/>
          </w:rPr>
          <w:delText>Learning can be fun but also tedious! Making something serious a game is always interesting!</w:delText>
        </w:r>
      </w:del>
      <w:r w:rsidRPr="003B231A">
        <w:rPr>
          <w:lang w:val="en-DE"/>
        </w:rPr>
        <w:t xml:space="preserve"> I think we already say that! Next, a few games to practice CSS layouts!</w:t>
      </w:r>
    </w:p>
    <w:p w14:paraId="4F909FA9" w14:textId="77777777" w:rsidR="003B231A" w:rsidRPr="003B231A" w:rsidRDefault="003B231A" w:rsidP="003B231A">
      <w:pPr>
        <w:rPr>
          <w:lang w:val="en-DE"/>
        </w:rPr>
      </w:pPr>
      <w:r w:rsidRPr="003B231A">
        <w:rPr>
          <w:lang w:val="en-DE"/>
        </w:rPr>
        <w:t xml:space="preserve">Check out </w:t>
      </w:r>
      <w:r w:rsidRPr="003B231A">
        <w:rPr>
          <w:b/>
          <w:bCs/>
          <w:lang w:val="en-DE"/>
        </w:rPr>
        <w:t>Flexbox Defense</w:t>
      </w:r>
      <w:r w:rsidRPr="003B231A">
        <w:rPr>
          <w:lang w:val="en-DE"/>
        </w:rPr>
        <w:t xml:space="preserve"> where you can go deeper into Flexbox!</w:t>
      </w:r>
    </w:p>
    <w:p w14:paraId="7A4A067C" w14:textId="77777777" w:rsidR="003B231A" w:rsidRPr="003B231A" w:rsidRDefault="003B231A" w:rsidP="003B231A">
      <w:pPr>
        <w:rPr>
          <w:lang w:val="en-DE"/>
        </w:rPr>
      </w:pPr>
      <w:hyperlink r:id="rId30" w:tgtFrame="_blank" w:history="1">
        <w:r w:rsidRPr="003B231A">
          <w:rPr>
            <w:rStyle w:val="Hyperlink"/>
            <w:lang w:val="en-DE"/>
          </w:rPr>
          <w:t>Flexbox Defense</w:t>
        </w:r>
      </w:hyperlink>
    </w:p>
    <w:p w14:paraId="4B570215" w14:textId="2D87F05B" w:rsidR="003B231A" w:rsidRDefault="003B231A" w:rsidP="00190525">
      <w:pPr>
        <w:rPr>
          <w:lang w:val="en-DE"/>
        </w:rPr>
      </w:pPr>
      <w:hyperlink r:id="rId31" w:history="1">
        <w:r w:rsidRPr="00350F5F">
          <w:rPr>
            <w:rStyle w:val="Hyperlink"/>
            <w:lang w:val="en-DE"/>
          </w:rPr>
          <w:t>http://www.flexboxdefense.com</w:t>
        </w:r>
      </w:hyperlink>
    </w:p>
    <w:p w14:paraId="6D599376" w14:textId="77777777" w:rsidR="003B231A" w:rsidRDefault="003B231A" w:rsidP="00190525">
      <w:pPr>
        <w:rPr>
          <w:lang w:val="en-DE"/>
        </w:rPr>
      </w:pPr>
    </w:p>
    <w:p w14:paraId="0D195121" w14:textId="77777777" w:rsidR="003B231A" w:rsidRDefault="003B231A" w:rsidP="00190525">
      <w:pPr>
        <w:rPr>
          <w:lang w:val="en-DE"/>
        </w:rPr>
      </w:pPr>
    </w:p>
    <w:p w14:paraId="76F5796F" w14:textId="77777777" w:rsidR="003B231A" w:rsidRDefault="003B231A" w:rsidP="00190525">
      <w:pPr>
        <w:rPr>
          <w:lang w:val="en-DE"/>
        </w:rPr>
      </w:pPr>
    </w:p>
    <w:p w14:paraId="4374E29E" w14:textId="77777777" w:rsidR="003B231A" w:rsidRDefault="003B231A" w:rsidP="00190525">
      <w:pPr>
        <w:rPr>
          <w:lang w:val="en-DE"/>
        </w:rPr>
      </w:pPr>
    </w:p>
    <w:p w14:paraId="42499B3D" w14:textId="77777777" w:rsidR="003B231A" w:rsidRDefault="003B231A" w:rsidP="00190525">
      <w:pPr>
        <w:rPr>
          <w:lang w:val="en-DE"/>
        </w:rPr>
      </w:pPr>
    </w:p>
    <w:p w14:paraId="71ECBF9D" w14:textId="77777777" w:rsidR="003B231A" w:rsidRDefault="003B231A" w:rsidP="00190525">
      <w:pPr>
        <w:rPr>
          <w:lang w:val="en-DE"/>
        </w:rPr>
      </w:pPr>
    </w:p>
    <w:p w14:paraId="1E642DD7" w14:textId="77777777" w:rsidR="003B231A" w:rsidRDefault="003B231A" w:rsidP="00190525">
      <w:pPr>
        <w:rPr>
          <w:lang w:val="en-DE"/>
        </w:rPr>
      </w:pPr>
    </w:p>
    <w:p w14:paraId="0D1F584F" w14:textId="77777777" w:rsidR="003B231A" w:rsidRDefault="003B231A" w:rsidP="00190525">
      <w:pPr>
        <w:rPr>
          <w:lang w:val="en-DE"/>
        </w:rPr>
      </w:pPr>
    </w:p>
    <w:p w14:paraId="32021F07" w14:textId="77777777" w:rsidR="003B231A" w:rsidRDefault="003B231A" w:rsidP="00190525">
      <w:pPr>
        <w:rPr>
          <w:lang w:val="en-DE"/>
        </w:rPr>
      </w:pPr>
    </w:p>
    <w:p w14:paraId="74078FB6" w14:textId="77777777" w:rsidR="003B231A" w:rsidRDefault="003B231A" w:rsidP="00190525">
      <w:pPr>
        <w:rPr>
          <w:lang w:val="en-DE"/>
        </w:rPr>
      </w:pPr>
    </w:p>
    <w:p w14:paraId="51A6BBB6" w14:textId="77777777" w:rsidR="003B231A" w:rsidRDefault="003B231A" w:rsidP="00190525">
      <w:pPr>
        <w:rPr>
          <w:lang w:val="en-DE"/>
        </w:rPr>
      </w:pPr>
    </w:p>
    <w:p w14:paraId="28422890" w14:textId="77777777" w:rsidR="003B231A" w:rsidRDefault="003B231A" w:rsidP="00190525">
      <w:pPr>
        <w:rPr>
          <w:lang w:val="en-DE"/>
        </w:rPr>
      </w:pPr>
    </w:p>
    <w:p w14:paraId="5C31810F" w14:textId="77777777" w:rsidR="003B231A" w:rsidRDefault="003B231A" w:rsidP="00190525">
      <w:pPr>
        <w:rPr>
          <w:lang w:val="en-DE"/>
        </w:rPr>
      </w:pPr>
    </w:p>
    <w:p w14:paraId="5B066AD2" w14:textId="77777777" w:rsidR="003B231A" w:rsidRDefault="003B231A" w:rsidP="00190525">
      <w:pPr>
        <w:rPr>
          <w:lang w:val="en-DE"/>
        </w:rPr>
      </w:pPr>
    </w:p>
    <w:p w14:paraId="5BB66439" w14:textId="77777777" w:rsidR="003B231A" w:rsidRDefault="003B231A" w:rsidP="00190525">
      <w:pPr>
        <w:rPr>
          <w:lang w:val="en-DE"/>
        </w:rPr>
      </w:pPr>
    </w:p>
    <w:p w14:paraId="67F7FFCD" w14:textId="77777777" w:rsidR="003B231A" w:rsidRDefault="003B231A" w:rsidP="00190525">
      <w:pPr>
        <w:rPr>
          <w:lang w:val="en-DE"/>
        </w:rPr>
      </w:pPr>
    </w:p>
    <w:p w14:paraId="6E5BEFA9" w14:textId="77777777" w:rsidR="003B231A" w:rsidRDefault="003B231A" w:rsidP="00190525">
      <w:pPr>
        <w:rPr>
          <w:lang w:val="en-DE"/>
        </w:rPr>
      </w:pPr>
    </w:p>
    <w:p w14:paraId="7B437885" w14:textId="77777777" w:rsidR="003B231A" w:rsidRDefault="003B231A" w:rsidP="00190525">
      <w:pPr>
        <w:rPr>
          <w:lang w:val="en-DE"/>
        </w:rPr>
      </w:pPr>
    </w:p>
    <w:p w14:paraId="79444AC0" w14:textId="77777777" w:rsidR="003B231A" w:rsidRDefault="003B231A" w:rsidP="00190525">
      <w:pPr>
        <w:rPr>
          <w:lang w:val="en-DE"/>
        </w:rPr>
      </w:pPr>
    </w:p>
    <w:p w14:paraId="0599996C" w14:textId="77777777" w:rsidR="003B231A" w:rsidRDefault="003B231A" w:rsidP="00190525">
      <w:pPr>
        <w:rPr>
          <w:lang w:val="en-DE"/>
        </w:rPr>
      </w:pPr>
    </w:p>
    <w:p w14:paraId="2F088694" w14:textId="77777777" w:rsidR="003B231A" w:rsidRDefault="003B231A" w:rsidP="00190525">
      <w:pPr>
        <w:rPr>
          <w:lang w:val="en-DE"/>
        </w:rPr>
      </w:pPr>
    </w:p>
    <w:p w14:paraId="08EA3598" w14:textId="77777777" w:rsidR="003B231A" w:rsidRDefault="003B231A" w:rsidP="00190525">
      <w:pPr>
        <w:rPr>
          <w:lang w:val="en-DE"/>
        </w:rPr>
      </w:pPr>
    </w:p>
    <w:p w14:paraId="2D82007A" w14:textId="77777777" w:rsidR="003B231A" w:rsidRDefault="003B231A" w:rsidP="00190525">
      <w:pPr>
        <w:rPr>
          <w:lang w:val="en-DE"/>
        </w:rPr>
      </w:pPr>
    </w:p>
    <w:p w14:paraId="428BFA4D" w14:textId="77777777" w:rsidR="003B231A" w:rsidRPr="003B231A" w:rsidRDefault="003B231A" w:rsidP="003B231A">
      <w:pPr>
        <w:rPr>
          <w:b/>
          <w:bCs/>
          <w:lang w:val="en-DE"/>
        </w:rPr>
      </w:pPr>
      <w:r w:rsidRPr="003B231A">
        <w:rPr>
          <w:rFonts w:ascii="Segoe UI Emoji" w:hAnsi="Segoe UI Emoji" w:cs="Segoe UI Emoji"/>
          <w:b/>
          <w:bCs/>
          <w:lang w:val="en-DE"/>
        </w:rPr>
        <w:lastRenderedPageBreak/>
        <w:t>🧩</w:t>
      </w:r>
      <w:r w:rsidRPr="003B231A">
        <w:rPr>
          <w:b/>
          <w:bCs/>
          <w:lang w:val="en-DE"/>
        </w:rPr>
        <w:t xml:space="preserve"> Flexbox Froggy</w:t>
      </w:r>
    </w:p>
    <w:p w14:paraId="0F0E3537" w14:textId="77777777" w:rsidR="003B231A" w:rsidRPr="003B231A" w:rsidRDefault="003B231A" w:rsidP="003B231A">
      <w:pPr>
        <w:rPr>
          <w:lang w:val="en-DE"/>
        </w:rPr>
      </w:pPr>
      <w:r w:rsidRPr="003B231A">
        <w:rPr>
          <w:lang w:val="en-DE"/>
        </w:rPr>
        <w:t xml:space="preserve">Lesson Progress </w:t>
      </w:r>
    </w:p>
    <w:p w14:paraId="2F1C3F45" w14:textId="77777777" w:rsidR="003B231A" w:rsidRPr="003B231A" w:rsidRDefault="003B231A" w:rsidP="003B231A">
      <w:pPr>
        <w:rPr>
          <w:lang w:val="en-DE"/>
        </w:rPr>
      </w:pPr>
      <w:r w:rsidRPr="003B231A">
        <w:rPr>
          <w:lang w:val="en-DE"/>
        </w:rPr>
        <w:t xml:space="preserve">0% Complete </w:t>
      </w:r>
    </w:p>
    <w:p w14:paraId="69B40E0F" w14:textId="77777777" w:rsidR="003B231A" w:rsidRPr="003B231A" w:rsidRDefault="003B231A" w:rsidP="003B231A">
      <w:pPr>
        <w:rPr>
          <w:lang w:val="en-DE"/>
        </w:rPr>
      </w:pPr>
      <w:r w:rsidRPr="003B231A">
        <w:rPr>
          <w:lang w:val="en-DE"/>
        </w:rPr>
        <w:t xml:space="preserve">In </w:t>
      </w:r>
      <w:r w:rsidRPr="003B231A">
        <w:rPr>
          <w:b/>
          <w:bCs/>
          <w:lang w:val="en-DE"/>
        </w:rPr>
        <w:t>Flexbox Froggy</w:t>
      </w:r>
      <w:r w:rsidRPr="003B231A">
        <w:rPr>
          <w:lang w:val="en-DE"/>
        </w:rPr>
        <w:t xml:space="preserve"> you need to help helpless, yet cute, frogs jump on top of some lilypads! </w:t>
      </w:r>
      <w:r w:rsidRPr="003B231A">
        <w:rPr>
          <w:rFonts w:ascii="Segoe UI Emoji" w:hAnsi="Segoe UI Emoji" w:cs="Segoe UI Emoji"/>
          <w:lang w:val="en-DE"/>
        </w:rPr>
        <w:t>🐸</w:t>
      </w:r>
    </w:p>
    <w:p w14:paraId="3B8C470B" w14:textId="77777777" w:rsidR="003B231A" w:rsidRPr="003B231A" w:rsidRDefault="003B231A" w:rsidP="003B231A">
      <w:pPr>
        <w:rPr>
          <w:lang w:val="en-DE"/>
        </w:rPr>
      </w:pPr>
      <w:hyperlink r:id="rId32" w:tgtFrame="_blank" w:history="1">
        <w:r w:rsidRPr="003B231A">
          <w:rPr>
            <w:rStyle w:val="Hyperlink"/>
            <w:lang w:val="en-DE"/>
          </w:rPr>
          <w:t>Flexbox Froggy</w:t>
        </w:r>
      </w:hyperlink>
    </w:p>
    <w:p w14:paraId="0F8E3290" w14:textId="70775A8D" w:rsidR="003B231A" w:rsidRDefault="003B231A" w:rsidP="003B231A">
      <w:pPr>
        <w:rPr>
          <w:lang w:val="en-DE"/>
        </w:rPr>
      </w:pPr>
      <w:hyperlink r:id="rId33" w:history="1">
        <w:r w:rsidRPr="00350F5F">
          <w:rPr>
            <w:rStyle w:val="Hyperlink"/>
            <w:lang w:val="en-DE"/>
          </w:rPr>
          <w:t>https://flexboxfroggy.com/</w:t>
        </w:r>
      </w:hyperlink>
      <w:r w:rsidRPr="003B231A">
        <w:rPr>
          <w:vanish/>
          <w:lang w:val="en-DE"/>
        </w:rPr>
        <w:t>Top of Form</w:t>
      </w:r>
    </w:p>
    <w:p w14:paraId="569C4B5A" w14:textId="77777777" w:rsidR="003B231A" w:rsidRDefault="003B231A" w:rsidP="003B231A">
      <w:pPr>
        <w:rPr>
          <w:lang w:val="en-DE"/>
        </w:rPr>
      </w:pPr>
    </w:p>
    <w:p w14:paraId="339A4B0C" w14:textId="77777777" w:rsidR="003B231A" w:rsidRDefault="003B231A" w:rsidP="003B231A">
      <w:pPr>
        <w:rPr>
          <w:lang w:val="en-DE"/>
        </w:rPr>
      </w:pPr>
    </w:p>
    <w:p w14:paraId="7C9A7DB3" w14:textId="77777777" w:rsidR="003B231A" w:rsidRDefault="003B231A" w:rsidP="003B231A">
      <w:pPr>
        <w:rPr>
          <w:lang w:val="en-DE"/>
        </w:rPr>
      </w:pPr>
    </w:p>
    <w:p w14:paraId="069D0A65" w14:textId="77777777" w:rsidR="003B231A" w:rsidRDefault="003B231A" w:rsidP="003B231A">
      <w:pPr>
        <w:rPr>
          <w:lang w:val="en-DE"/>
        </w:rPr>
      </w:pPr>
    </w:p>
    <w:p w14:paraId="2C698964" w14:textId="77777777" w:rsidR="003B231A" w:rsidRDefault="003B231A" w:rsidP="003B231A">
      <w:pPr>
        <w:rPr>
          <w:lang w:val="en-DE"/>
        </w:rPr>
      </w:pPr>
    </w:p>
    <w:p w14:paraId="14380657" w14:textId="77777777" w:rsidR="003B231A" w:rsidRDefault="003B231A" w:rsidP="003B231A">
      <w:pPr>
        <w:rPr>
          <w:lang w:val="en-DE"/>
        </w:rPr>
      </w:pPr>
    </w:p>
    <w:p w14:paraId="7F8E4C02" w14:textId="77777777" w:rsidR="003B231A" w:rsidRDefault="003B231A" w:rsidP="003B231A">
      <w:pPr>
        <w:rPr>
          <w:lang w:val="en-DE"/>
        </w:rPr>
      </w:pPr>
    </w:p>
    <w:p w14:paraId="5056AD50" w14:textId="77777777" w:rsidR="003B231A" w:rsidRDefault="003B231A" w:rsidP="003B231A">
      <w:pPr>
        <w:rPr>
          <w:lang w:val="en-DE"/>
        </w:rPr>
      </w:pPr>
    </w:p>
    <w:p w14:paraId="4B4979DA" w14:textId="77777777" w:rsidR="003B231A" w:rsidRDefault="003B231A" w:rsidP="003B231A">
      <w:pPr>
        <w:rPr>
          <w:lang w:val="en-DE"/>
        </w:rPr>
      </w:pPr>
    </w:p>
    <w:p w14:paraId="5F37D2FB" w14:textId="77777777" w:rsidR="003B231A" w:rsidRDefault="003B231A" w:rsidP="003B231A">
      <w:pPr>
        <w:rPr>
          <w:lang w:val="en-DE"/>
        </w:rPr>
      </w:pPr>
    </w:p>
    <w:p w14:paraId="2509C564" w14:textId="77777777" w:rsidR="003B231A" w:rsidRDefault="003B231A" w:rsidP="003B231A">
      <w:pPr>
        <w:rPr>
          <w:lang w:val="en-DE"/>
        </w:rPr>
      </w:pPr>
    </w:p>
    <w:p w14:paraId="59928B01" w14:textId="77777777" w:rsidR="003B231A" w:rsidRDefault="003B231A" w:rsidP="003B231A">
      <w:pPr>
        <w:rPr>
          <w:lang w:val="en-DE"/>
        </w:rPr>
      </w:pPr>
    </w:p>
    <w:p w14:paraId="158A616F" w14:textId="77777777" w:rsidR="003B231A" w:rsidRDefault="003B231A" w:rsidP="003B231A">
      <w:pPr>
        <w:rPr>
          <w:lang w:val="en-DE"/>
        </w:rPr>
      </w:pPr>
    </w:p>
    <w:p w14:paraId="406A0304" w14:textId="77777777" w:rsidR="003B231A" w:rsidRDefault="003B231A" w:rsidP="003B231A">
      <w:pPr>
        <w:rPr>
          <w:lang w:val="en-DE"/>
        </w:rPr>
      </w:pPr>
    </w:p>
    <w:p w14:paraId="047A1A29" w14:textId="77777777" w:rsidR="003B231A" w:rsidRDefault="003B231A" w:rsidP="003B231A">
      <w:pPr>
        <w:rPr>
          <w:lang w:val="en-DE"/>
        </w:rPr>
      </w:pPr>
    </w:p>
    <w:p w14:paraId="4C8CAAC0" w14:textId="77777777" w:rsidR="003B231A" w:rsidRDefault="003B231A" w:rsidP="003B231A">
      <w:pPr>
        <w:rPr>
          <w:lang w:val="en-DE"/>
        </w:rPr>
      </w:pPr>
    </w:p>
    <w:p w14:paraId="738D0FF8" w14:textId="77777777" w:rsidR="003B231A" w:rsidRDefault="003B231A" w:rsidP="003B231A">
      <w:pPr>
        <w:rPr>
          <w:lang w:val="en-DE"/>
        </w:rPr>
      </w:pPr>
    </w:p>
    <w:p w14:paraId="7C198D19" w14:textId="77777777" w:rsidR="003B231A" w:rsidRDefault="003B231A" w:rsidP="003B231A">
      <w:pPr>
        <w:rPr>
          <w:lang w:val="en-DE"/>
        </w:rPr>
      </w:pPr>
    </w:p>
    <w:p w14:paraId="695460DC" w14:textId="77777777" w:rsidR="003B231A" w:rsidRDefault="003B231A" w:rsidP="003B231A">
      <w:pPr>
        <w:rPr>
          <w:lang w:val="en-DE"/>
        </w:rPr>
      </w:pPr>
    </w:p>
    <w:p w14:paraId="66955044" w14:textId="77777777" w:rsidR="003B231A" w:rsidRDefault="003B231A" w:rsidP="003B231A">
      <w:pPr>
        <w:rPr>
          <w:lang w:val="en-DE"/>
        </w:rPr>
      </w:pPr>
    </w:p>
    <w:p w14:paraId="5ADF97C3" w14:textId="77777777" w:rsidR="003B231A" w:rsidRDefault="003B231A" w:rsidP="003B231A">
      <w:pPr>
        <w:rPr>
          <w:lang w:val="en-DE"/>
        </w:rPr>
      </w:pPr>
    </w:p>
    <w:p w14:paraId="4FF85D4B" w14:textId="77777777" w:rsidR="003B231A" w:rsidRDefault="003B231A" w:rsidP="003B231A">
      <w:pPr>
        <w:rPr>
          <w:lang w:val="en-DE"/>
        </w:rPr>
      </w:pPr>
    </w:p>
    <w:p w14:paraId="0F6BC319" w14:textId="77777777" w:rsidR="003B231A" w:rsidRDefault="003B231A" w:rsidP="003B231A">
      <w:pPr>
        <w:rPr>
          <w:lang w:val="en-DE"/>
        </w:rPr>
      </w:pPr>
    </w:p>
    <w:p w14:paraId="0B7AA384" w14:textId="77777777" w:rsidR="003B231A" w:rsidRDefault="003B231A" w:rsidP="003B231A">
      <w:pPr>
        <w:rPr>
          <w:lang w:val="en-DE"/>
        </w:rPr>
      </w:pPr>
    </w:p>
    <w:p w14:paraId="10DC32AC" w14:textId="77777777" w:rsidR="003B231A" w:rsidRDefault="003B231A" w:rsidP="003B231A">
      <w:pPr>
        <w:rPr>
          <w:lang w:val="en-DE"/>
        </w:rPr>
      </w:pPr>
    </w:p>
    <w:p w14:paraId="022172A3" w14:textId="77777777" w:rsidR="003B231A" w:rsidRPr="003B231A" w:rsidRDefault="003B231A" w:rsidP="003B231A">
      <w:pPr>
        <w:rPr>
          <w:b/>
          <w:bCs/>
          <w:lang w:val="en-DE"/>
        </w:rPr>
      </w:pPr>
      <w:r w:rsidRPr="003B231A">
        <w:rPr>
          <w:rFonts w:ascii="Segoe UI Emoji" w:hAnsi="Segoe UI Emoji" w:cs="Segoe UI Emoji"/>
          <w:b/>
          <w:bCs/>
          <w:lang w:val="en-DE"/>
        </w:rPr>
        <w:lastRenderedPageBreak/>
        <w:t>🧩</w:t>
      </w:r>
      <w:r w:rsidRPr="003B231A">
        <w:rPr>
          <w:b/>
          <w:bCs/>
          <w:lang w:val="en-DE"/>
        </w:rPr>
        <w:t xml:space="preserve"> Grid Garden</w:t>
      </w:r>
    </w:p>
    <w:p w14:paraId="583797A7" w14:textId="77777777" w:rsidR="003B231A" w:rsidRPr="003B231A" w:rsidRDefault="003B231A" w:rsidP="003B231A">
      <w:pPr>
        <w:rPr>
          <w:lang w:val="en-DE"/>
        </w:rPr>
      </w:pPr>
      <w:r w:rsidRPr="003B231A">
        <w:rPr>
          <w:lang w:val="en-DE"/>
        </w:rPr>
        <w:t xml:space="preserve">Lesson Progress </w:t>
      </w:r>
    </w:p>
    <w:p w14:paraId="67C1C399" w14:textId="77777777" w:rsidR="003B231A" w:rsidRPr="003B231A" w:rsidRDefault="003B231A" w:rsidP="003B231A">
      <w:pPr>
        <w:rPr>
          <w:lang w:val="en-DE"/>
        </w:rPr>
      </w:pPr>
      <w:r w:rsidRPr="003B231A">
        <w:rPr>
          <w:lang w:val="en-DE"/>
        </w:rPr>
        <w:t xml:space="preserve">0% Complete </w:t>
      </w:r>
    </w:p>
    <w:p w14:paraId="0F79C4F0" w14:textId="77777777" w:rsidR="003B231A" w:rsidRPr="003B231A" w:rsidRDefault="003B231A" w:rsidP="003B231A">
      <w:pPr>
        <w:rPr>
          <w:lang w:val="en-DE"/>
        </w:rPr>
      </w:pPr>
      <w:r w:rsidRPr="003B231A">
        <w:rPr>
          <w:lang w:val="en-DE"/>
        </w:rPr>
        <w:t xml:space="preserve">Do you like gardening? do you like CSS? Hey you are gonna love </w:t>
      </w:r>
      <w:r w:rsidRPr="003B231A">
        <w:rPr>
          <w:b/>
          <w:bCs/>
          <w:lang w:val="en-DE"/>
        </w:rPr>
        <w:t>Grid Garden!</w:t>
      </w:r>
      <w:r w:rsidRPr="003B231A">
        <w:rPr>
          <w:lang w:val="en-DE"/>
        </w:rPr>
        <w:t xml:space="preserve"> </w:t>
      </w:r>
      <w:r w:rsidRPr="003B231A">
        <w:rPr>
          <w:rFonts w:ascii="Segoe UI Emoji" w:hAnsi="Segoe UI Emoji" w:cs="Segoe UI Emoji"/>
          <w:lang w:val="en-DE"/>
        </w:rPr>
        <w:t>🥕🧑</w:t>
      </w:r>
      <w:r w:rsidRPr="003B231A">
        <w:rPr>
          <w:lang w:val="en-DE"/>
        </w:rPr>
        <w:t>‍</w:t>
      </w:r>
      <w:r w:rsidRPr="003B231A">
        <w:rPr>
          <w:rFonts w:ascii="Segoe UI Emoji" w:hAnsi="Segoe UI Emoji" w:cs="Segoe UI Emoji"/>
          <w:lang w:val="en-DE"/>
        </w:rPr>
        <w:t>🌾</w:t>
      </w:r>
    </w:p>
    <w:p w14:paraId="4D84E46F" w14:textId="77777777" w:rsidR="003B231A" w:rsidRPr="003B231A" w:rsidRDefault="003B231A" w:rsidP="003B231A">
      <w:pPr>
        <w:rPr>
          <w:lang w:val="en-DE"/>
        </w:rPr>
      </w:pPr>
      <w:hyperlink r:id="rId34" w:tgtFrame="_blank" w:history="1">
        <w:r w:rsidRPr="003B231A">
          <w:rPr>
            <w:rStyle w:val="Hyperlink"/>
            <w:lang w:val="en-DE"/>
          </w:rPr>
          <w:t>Grid Garden</w:t>
        </w:r>
      </w:hyperlink>
    </w:p>
    <w:p w14:paraId="49482D8A" w14:textId="784A1DF2" w:rsidR="003B231A" w:rsidRPr="003B231A" w:rsidRDefault="003B231A" w:rsidP="003B231A">
      <w:pPr>
        <w:rPr>
          <w:vanish/>
          <w:lang w:val="en-DE"/>
        </w:rPr>
      </w:pPr>
      <w:r w:rsidRPr="003B231A">
        <w:rPr>
          <w:lang w:val="en-DE"/>
        </w:rPr>
        <w:t>https://cssgridgarden.com/</w:t>
      </w:r>
    </w:p>
    <w:p w14:paraId="5D366F50" w14:textId="77777777" w:rsidR="003B231A" w:rsidRPr="003B231A" w:rsidRDefault="003B231A" w:rsidP="003B231A">
      <w:pPr>
        <w:rPr>
          <w:vanish/>
          <w:lang w:val="en-DE"/>
        </w:rPr>
      </w:pPr>
      <w:r w:rsidRPr="003B231A">
        <w:rPr>
          <w:vanish/>
          <w:lang w:val="en-DE"/>
        </w:rPr>
        <w:t>Bottom of Form</w:t>
      </w:r>
    </w:p>
    <w:p w14:paraId="48D99811" w14:textId="77777777" w:rsidR="003B231A" w:rsidRPr="00190525" w:rsidRDefault="003B231A" w:rsidP="00190525">
      <w:pPr>
        <w:rPr>
          <w:vanish/>
          <w:lang w:val="en-DE"/>
        </w:rPr>
      </w:pPr>
    </w:p>
    <w:p w14:paraId="62807F78" w14:textId="77777777" w:rsidR="00190525" w:rsidRPr="00190525" w:rsidRDefault="00190525" w:rsidP="00190525">
      <w:pPr>
        <w:rPr>
          <w:vanish/>
          <w:lang w:val="en-DE"/>
        </w:rPr>
      </w:pPr>
      <w:r w:rsidRPr="00190525">
        <w:rPr>
          <w:vanish/>
          <w:lang w:val="en-DE"/>
        </w:rPr>
        <w:t>Bottom of Form</w:t>
      </w:r>
    </w:p>
    <w:p w14:paraId="70F5F63C" w14:textId="0574D508" w:rsidR="00190525" w:rsidRPr="00512544" w:rsidRDefault="00190525" w:rsidP="00512544">
      <w:pPr>
        <w:rPr>
          <w:vanish/>
          <w:lang w:val="en-DE"/>
        </w:rPr>
      </w:pPr>
    </w:p>
    <w:p w14:paraId="2B364F11" w14:textId="77777777" w:rsidR="00512544" w:rsidRPr="00512544" w:rsidRDefault="00512544" w:rsidP="00512544">
      <w:pPr>
        <w:rPr>
          <w:vanish/>
          <w:lang w:val="en-DE"/>
        </w:rPr>
      </w:pPr>
      <w:r w:rsidRPr="00512544">
        <w:rPr>
          <w:vanish/>
          <w:lang w:val="en-DE"/>
        </w:rPr>
        <w:t>Bottom of Form</w:t>
      </w:r>
    </w:p>
    <w:p w14:paraId="2028B7C9" w14:textId="77777777" w:rsidR="00512544" w:rsidRPr="00512544" w:rsidRDefault="00512544" w:rsidP="00512544">
      <w:pPr>
        <w:rPr>
          <w:vanish/>
          <w:lang w:val="en-DE"/>
        </w:rPr>
      </w:pPr>
    </w:p>
    <w:p w14:paraId="101DEC3F" w14:textId="77777777" w:rsidR="00512544" w:rsidRPr="00512544" w:rsidRDefault="00512544" w:rsidP="00512544">
      <w:pPr>
        <w:rPr>
          <w:vanish/>
          <w:lang w:val="en-DE"/>
        </w:rPr>
      </w:pPr>
      <w:r w:rsidRPr="00512544">
        <w:rPr>
          <w:vanish/>
          <w:lang w:val="en-DE"/>
        </w:rPr>
        <w:t>Bottom of Form</w:t>
      </w:r>
    </w:p>
    <w:p w14:paraId="08474144" w14:textId="77777777" w:rsidR="0019458E" w:rsidRDefault="0019458E"/>
    <w:sectPr w:rsidR="001945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6560"/>
    <w:multiLevelType w:val="multilevel"/>
    <w:tmpl w:val="B084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A3E2E"/>
    <w:multiLevelType w:val="multilevel"/>
    <w:tmpl w:val="571E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F06CD"/>
    <w:multiLevelType w:val="multilevel"/>
    <w:tmpl w:val="0D12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D07BD"/>
    <w:multiLevelType w:val="multilevel"/>
    <w:tmpl w:val="2FDA1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7307D"/>
    <w:multiLevelType w:val="multilevel"/>
    <w:tmpl w:val="EEE4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91841"/>
    <w:multiLevelType w:val="multilevel"/>
    <w:tmpl w:val="78C4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B0944"/>
    <w:multiLevelType w:val="multilevel"/>
    <w:tmpl w:val="427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5413E"/>
    <w:multiLevelType w:val="multilevel"/>
    <w:tmpl w:val="66D2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F1934"/>
    <w:multiLevelType w:val="multilevel"/>
    <w:tmpl w:val="0F86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04CDD"/>
    <w:multiLevelType w:val="multilevel"/>
    <w:tmpl w:val="192A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E4D68"/>
    <w:multiLevelType w:val="multilevel"/>
    <w:tmpl w:val="8DF0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8719D"/>
    <w:multiLevelType w:val="multilevel"/>
    <w:tmpl w:val="C662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63518"/>
    <w:multiLevelType w:val="multilevel"/>
    <w:tmpl w:val="1354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F5720"/>
    <w:multiLevelType w:val="multilevel"/>
    <w:tmpl w:val="44E6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52CD8"/>
    <w:multiLevelType w:val="multilevel"/>
    <w:tmpl w:val="2162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B1219"/>
    <w:multiLevelType w:val="multilevel"/>
    <w:tmpl w:val="10A4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A44F8"/>
    <w:multiLevelType w:val="multilevel"/>
    <w:tmpl w:val="64A4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B41DA0"/>
    <w:multiLevelType w:val="multilevel"/>
    <w:tmpl w:val="841C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3C02BC"/>
    <w:multiLevelType w:val="multilevel"/>
    <w:tmpl w:val="2A24E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A52932"/>
    <w:multiLevelType w:val="multilevel"/>
    <w:tmpl w:val="24E4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795B96"/>
    <w:multiLevelType w:val="multilevel"/>
    <w:tmpl w:val="8600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A78E5"/>
    <w:multiLevelType w:val="multilevel"/>
    <w:tmpl w:val="7CE01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63476"/>
    <w:multiLevelType w:val="multilevel"/>
    <w:tmpl w:val="B6EC2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97D9A"/>
    <w:multiLevelType w:val="multilevel"/>
    <w:tmpl w:val="AF7E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C33A87"/>
    <w:multiLevelType w:val="multilevel"/>
    <w:tmpl w:val="303CE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6C5E95"/>
    <w:multiLevelType w:val="multilevel"/>
    <w:tmpl w:val="7F80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7C1B2E"/>
    <w:multiLevelType w:val="multilevel"/>
    <w:tmpl w:val="EC88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86C7D"/>
    <w:multiLevelType w:val="multilevel"/>
    <w:tmpl w:val="6BA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D04BE0"/>
    <w:multiLevelType w:val="multilevel"/>
    <w:tmpl w:val="34448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6C4D7B"/>
    <w:multiLevelType w:val="multilevel"/>
    <w:tmpl w:val="5B58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911A1C"/>
    <w:multiLevelType w:val="multilevel"/>
    <w:tmpl w:val="C65C3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BB6A47"/>
    <w:multiLevelType w:val="multilevel"/>
    <w:tmpl w:val="06DA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2629A3"/>
    <w:multiLevelType w:val="multilevel"/>
    <w:tmpl w:val="F992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D34E6"/>
    <w:multiLevelType w:val="multilevel"/>
    <w:tmpl w:val="4438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FF22B9"/>
    <w:multiLevelType w:val="multilevel"/>
    <w:tmpl w:val="96C80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F75DDF"/>
    <w:multiLevelType w:val="multilevel"/>
    <w:tmpl w:val="D6D6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2F5464"/>
    <w:multiLevelType w:val="multilevel"/>
    <w:tmpl w:val="6F3C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97B0F"/>
    <w:multiLevelType w:val="multilevel"/>
    <w:tmpl w:val="5D92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1863D5"/>
    <w:multiLevelType w:val="multilevel"/>
    <w:tmpl w:val="7106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5A46BE"/>
    <w:multiLevelType w:val="multilevel"/>
    <w:tmpl w:val="3888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543D4C"/>
    <w:multiLevelType w:val="multilevel"/>
    <w:tmpl w:val="AE90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324C9"/>
    <w:multiLevelType w:val="multilevel"/>
    <w:tmpl w:val="DBFC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B36F3E"/>
    <w:multiLevelType w:val="multilevel"/>
    <w:tmpl w:val="C648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CD5B47"/>
    <w:multiLevelType w:val="multilevel"/>
    <w:tmpl w:val="DDA2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149536">
    <w:abstractNumId w:val="9"/>
  </w:num>
  <w:num w:numId="2" w16cid:durableId="674310531">
    <w:abstractNumId w:val="25"/>
  </w:num>
  <w:num w:numId="3" w16cid:durableId="1946188290">
    <w:abstractNumId w:val="23"/>
  </w:num>
  <w:num w:numId="4" w16cid:durableId="188301983">
    <w:abstractNumId w:val="27"/>
  </w:num>
  <w:num w:numId="5" w16cid:durableId="342168930">
    <w:abstractNumId w:val="5"/>
  </w:num>
  <w:num w:numId="6" w16cid:durableId="1017660568">
    <w:abstractNumId w:val="41"/>
  </w:num>
  <w:num w:numId="7" w16cid:durableId="575167645">
    <w:abstractNumId w:val="8"/>
  </w:num>
  <w:num w:numId="8" w16cid:durableId="1011377838">
    <w:abstractNumId w:val="18"/>
  </w:num>
  <w:num w:numId="9" w16cid:durableId="1797942233">
    <w:abstractNumId w:val="36"/>
  </w:num>
  <w:num w:numId="10" w16cid:durableId="297996973">
    <w:abstractNumId w:val="10"/>
  </w:num>
  <w:num w:numId="11" w16cid:durableId="848368892">
    <w:abstractNumId w:val="31"/>
  </w:num>
  <w:num w:numId="12" w16cid:durableId="869101158">
    <w:abstractNumId w:val="13"/>
  </w:num>
  <w:num w:numId="13" w16cid:durableId="255597300">
    <w:abstractNumId w:val="4"/>
  </w:num>
  <w:num w:numId="14" w16cid:durableId="713693650">
    <w:abstractNumId w:val="19"/>
  </w:num>
  <w:num w:numId="15" w16cid:durableId="1633057543">
    <w:abstractNumId w:val="14"/>
  </w:num>
  <w:num w:numId="16" w16cid:durableId="647975432">
    <w:abstractNumId w:val="43"/>
  </w:num>
  <w:num w:numId="17" w16cid:durableId="1278173187">
    <w:abstractNumId w:val="16"/>
  </w:num>
  <w:num w:numId="18" w16cid:durableId="287201151">
    <w:abstractNumId w:val="11"/>
  </w:num>
  <w:num w:numId="19" w16cid:durableId="832914000">
    <w:abstractNumId w:val="26"/>
  </w:num>
  <w:num w:numId="20" w16cid:durableId="1099062380">
    <w:abstractNumId w:val="15"/>
  </w:num>
  <w:num w:numId="21" w16cid:durableId="616838883">
    <w:abstractNumId w:val="37"/>
  </w:num>
  <w:num w:numId="22" w16cid:durableId="415202537">
    <w:abstractNumId w:val="28"/>
  </w:num>
  <w:num w:numId="23" w16cid:durableId="504589842">
    <w:abstractNumId w:val="0"/>
  </w:num>
  <w:num w:numId="24" w16cid:durableId="176311083">
    <w:abstractNumId w:val="33"/>
  </w:num>
  <w:num w:numId="25" w16cid:durableId="776875984">
    <w:abstractNumId w:val="21"/>
  </w:num>
  <w:num w:numId="26" w16cid:durableId="861866458">
    <w:abstractNumId w:val="2"/>
  </w:num>
  <w:num w:numId="27" w16cid:durableId="1083915708">
    <w:abstractNumId w:val="20"/>
  </w:num>
  <w:num w:numId="28" w16cid:durableId="234972949">
    <w:abstractNumId w:val="29"/>
  </w:num>
  <w:num w:numId="29" w16cid:durableId="702445097">
    <w:abstractNumId w:val="40"/>
  </w:num>
  <w:num w:numId="30" w16cid:durableId="2085294196">
    <w:abstractNumId w:val="30"/>
  </w:num>
  <w:num w:numId="31" w16cid:durableId="383454948">
    <w:abstractNumId w:val="32"/>
  </w:num>
  <w:num w:numId="32" w16cid:durableId="1587618793">
    <w:abstractNumId w:val="34"/>
  </w:num>
  <w:num w:numId="33" w16cid:durableId="1315600741">
    <w:abstractNumId w:val="12"/>
  </w:num>
  <w:num w:numId="34" w16cid:durableId="300308092">
    <w:abstractNumId w:val="35"/>
  </w:num>
  <w:num w:numId="35" w16cid:durableId="728113310">
    <w:abstractNumId w:val="3"/>
  </w:num>
  <w:num w:numId="36" w16cid:durableId="2056586500">
    <w:abstractNumId w:val="6"/>
  </w:num>
  <w:num w:numId="37" w16cid:durableId="1931768821">
    <w:abstractNumId w:val="7"/>
  </w:num>
  <w:num w:numId="38" w16cid:durableId="2135521350">
    <w:abstractNumId w:val="22"/>
  </w:num>
  <w:num w:numId="39" w16cid:durableId="1274872010">
    <w:abstractNumId w:val="42"/>
  </w:num>
  <w:num w:numId="40" w16cid:durableId="1709834651">
    <w:abstractNumId w:val="38"/>
  </w:num>
  <w:num w:numId="41" w16cid:durableId="613440699">
    <w:abstractNumId w:val="1"/>
  </w:num>
  <w:num w:numId="42" w16cid:durableId="1090391497">
    <w:abstractNumId w:val="17"/>
  </w:num>
  <w:num w:numId="43" w16cid:durableId="581574053">
    <w:abstractNumId w:val="24"/>
  </w:num>
  <w:num w:numId="44" w16cid:durableId="140413758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4E2"/>
    <w:rsid w:val="00190525"/>
    <w:rsid w:val="0019458E"/>
    <w:rsid w:val="002F29A6"/>
    <w:rsid w:val="00372DCE"/>
    <w:rsid w:val="003B231A"/>
    <w:rsid w:val="003E649B"/>
    <w:rsid w:val="00512544"/>
    <w:rsid w:val="005B07B5"/>
    <w:rsid w:val="009F74E2"/>
    <w:rsid w:val="00E42CF4"/>
    <w:rsid w:val="00F853FD"/>
    <w:rsid w:val="00FE24E0"/>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F6FF2"/>
  <w15:chartTrackingRefBased/>
  <w15:docId w15:val="{579B8D31-F020-4982-9B72-45BDC63A8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DCE"/>
  </w:style>
  <w:style w:type="paragraph" w:styleId="Heading1">
    <w:name w:val="heading 1"/>
    <w:basedOn w:val="Normal"/>
    <w:next w:val="Normal"/>
    <w:link w:val="Heading1Char"/>
    <w:uiPriority w:val="9"/>
    <w:qFormat/>
    <w:rsid w:val="009F7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4E2"/>
    <w:rPr>
      <w:rFonts w:eastAsiaTheme="majorEastAsia" w:cstheme="majorBidi"/>
      <w:color w:val="272727" w:themeColor="text1" w:themeTint="D8"/>
    </w:rPr>
  </w:style>
  <w:style w:type="paragraph" w:styleId="Title">
    <w:name w:val="Title"/>
    <w:basedOn w:val="Normal"/>
    <w:next w:val="Normal"/>
    <w:link w:val="TitleChar"/>
    <w:uiPriority w:val="10"/>
    <w:qFormat/>
    <w:rsid w:val="009F7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4E2"/>
    <w:pPr>
      <w:spacing w:before="160"/>
      <w:jc w:val="center"/>
    </w:pPr>
    <w:rPr>
      <w:i/>
      <w:iCs/>
      <w:color w:val="404040" w:themeColor="text1" w:themeTint="BF"/>
    </w:rPr>
  </w:style>
  <w:style w:type="character" w:customStyle="1" w:styleId="QuoteChar">
    <w:name w:val="Quote Char"/>
    <w:basedOn w:val="DefaultParagraphFont"/>
    <w:link w:val="Quote"/>
    <w:uiPriority w:val="29"/>
    <w:rsid w:val="009F74E2"/>
    <w:rPr>
      <w:i/>
      <w:iCs/>
      <w:color w:val="404040" w:themeColor="text1" w:themeTint="BF"/>
    </w:rPr>
  </w:style>
  <w:style w:type="paragraph" w:styleId="ListParagraph">
    <w:name w:val="List Paragraph"/>
    <w:basedOn w:val="Normal"/>
    <w:uiPriority w:val="34"/>
    <w:qFormat/>
    <w:rsid w:val="009F74E2"/>
    <w:pPr>
      <w:ind w:left="720"/>
      <w:contextualSpacing/>
    </w:pPr>
  </w:style>
  <w:style w:type="character" w:styleId="IntenseEmphasis">
    <w:name w:val="Intense Emphasis"/>
    <w:basedOn w:val="DefaultParagraphFont"/>
    <w:uiPriority w:val="21"/>
    <w:qFormat/>
    <w:rsid w:val="009F74E2"/>
    <w:rPr>
      <w:i/>
      <w:iCs/>
      <w:color w:val="0F4761" w:themeColor="accent1" w:themeShade="BF"/>
    </w:rPr>
  </w:style>
  <w:style w:type="paragraph" w:styleId="IntenseQuote">
    <w:name w:val="Intense Quote"/>
    <w:basedOn w:val="Normal"/>
    <w:next w:val="Normal"/>
    <w:link w:val="IntenseQuoteChar"/>
    <w:uiPriority w:val="30"/>
    <w:qFormat/>
    <w:rsid w:val="009F7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4E2"/>
    <w:rPr>
      <w:i/>
      <w:iCs/>
      <w:color w:val="0F4761" w:themeColor="accent1" w:themeShade="BF"/>
    </w:rPr>
  </w:style>
  <w:style w:type="character" w:styleId="IntenseReference">
    <w:name w:val="Intense Reference"/>
    <w:basedOn w:val="DefaultParagraphFont"/>
    <w:uiPriority w:val="32"/>
    <w:qFormat/>
    <w:rsid w:val="009F74E2"/>
    <w:rPr>
      <w:b/>
      <w:bCs/>
      <w:smallCaps/>
      <w:color w:val="0F4761" w:themeColor="accent1" w:themeShade="BF"/>
      <w:spacing w:val="5"/>
    </w:rPr>
  </w:style>
  <w:style w:type="character" w:styleId="Hyperlink">
    <w:name w:val="Hyperlink"/>
    <w:basedOn w:val="DefaultParagraphFont"/>
    <w:uiPriority w:val="99"/>
    <w:unhideWhenUsed/>
    <w:rsid w:val="00372DCE"/>
    <w:rPr>
      <w:color w:val="467886" w:themeColor="hyperlink"/>
      <w:u w:val="single"/>
    </w:rPr>
  </w:style>
  <w:style w:type="character" w:styleId="UnresolvedMention">
    <w:name w:val="Unresolved Mention"/>
    <w:basedOn w:val="DefaultParagraphFont"/>
    <w:uiPriority w:val="99"/>
    <w:semiHidden/>
    <w:unhideWhenUsed/>
    <w:rsid w:val="00372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CSS/@media" TargetMode="External"/><Relationship Id="rId18" Type="http://schemas.openxmlformats.org/officeDocument/2006/relationships/hyperlink" Target="https://developer.mozilla.org/en-US/docs/Web/CSS/display"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hyperlink" Target="https://cssgridgarden.com/" TargetMode="External"/><Relationship Id="rId7" Type="http://schemas.openxmlformats.org/officeDocument/2006/relationships/hyperlink" Target="https://developer.mozilla.org/en-US/docs/Web/CSS/Reference" TargetMode="External"/><Relationship Id="rId12" Type="http://schemas.openxmlformats.org/officeDocument/2006/relationships/hyperlink" Target="https://developer.mozilla.org/en-US/docs/Web/CSS/@media" TargetMode="External"/><Relationship Id="rId17" Type="http://schemas.openxmlformats.org/officeDocument/2006/relationships/hyperlink" Target="https://developer.apple.com/safari/tools/" TargetMode="External"/><Relationship Id="rId25" Type="http://schemas.openxmlformats.org/officeDocument/2006/relationships/image" Target="media/image6.png"/><Relationship Id="rId33" Type="http://schemas.openxmlformats.org/officeDocument/2006/relationships/hyperlink" Target="https://flexboxfroggy.com/" TargetMode="External"/><Relationship Id="rId2" Type="http://schemas.openxmlformats.org/officeDocument/2006/relationships/styles" Target="styles.xml"/><Relationship Id="rId16" Type="http://schemas.openxmlformats.org/officeDocument/2006/relationships/hyperlink" Target="https://firefox-source-docs.mozilla.org/devtools-user/" TargetMode="External"/><Relationship Id="rId20" Type="http://schemas.openxmlformats.org/officeDocument/2006/relationships/hyperlink" Target="https://developer.mozilla.org/en-US/docs/Web/CSS/position" TargetMode="External"/><Relationship Id="rId29" Type="http://schemas.openxmlformats.org/officeDocument/2006/relationships/hyperlink" Target="https://emojipedia.org/de/rei%C3%9Fzwecke" TargetMode="External"/><Relationship Id="rId1" Type="http://schemas.openxmlformats.org/officeDocument/2006/relationships/numbering" Target="numbering.xml"/><Relationship Id="rId6" Type="http://schemas.openxmlformats.org/officeDocument/2006/relationships/hyperlink" Target="https://www.w3schools.com/cssref/index.php" TargetMode="External"/><Relationship Id="rId11" Type="http://schemas.openxmlformats.org/officeDocument/2006/relationships/image" Target="media/image2.png"/><Relationship Id="rId24" Type="http://schemas.openxmlformats.org/officeDocument/2006/relationships/image" Target="media/image5.png"/><Relationship Id="rId32" Type="http://schemas.openxmlformats.org/officeDocument/2006/relationships/hyperlink" Target="https://flexboxfroggy.com/" TargetMode="External"/><Relationship Id="rId5" Type="http://schemas.openxmlformats.org/officeDocument/2006/relationships/image" Target="media/image1.png"/><Relationship Id="rId15" Type="http://schemas.openxmlformats.org/officeDocument/2006/relationships/hyperlink" Target="https://developer.chrome.com/docs/devtools" TargetMode="External"/><Relationship Id="rId23" Type="http://schemas.openxmlformats.org/officeDocument/2006/relationships/hyperlink" Target="https://emojipedia.org/de/rei%C3%9Fzwecke" TargetMode="External"/><Relationship Id="rId28" Type="http://schemas.openxmlformats.org/officeDocument/2006/relationships/hyperlink" Target="https://emojipedia.org/de/rei%C3%9Fzwecke" TargetMode="External"/><Relationship Id="rId36" Type="http://schemas.openxmlformats.org/officeDocument/2006/relationships/theme" Target="theme/theme1.xml"/><Relationship Id="rId10" Type="http://schemas.openxmlformats.org/officeDocument/2006/relationships/hyperlink" Target="https://flukeout.github.io/" TargetMode="External"/><Relationship Id="rId19" Type="http://schemas.openxmlformats.org/officeDocument/2006/relationships/hyperlink" Target="https://developer.mozilla.org/en-US/docs/Web/CSS/float" TargetMode="External"/><Relationship Id="rId31" Type="http://schemas.openxmlformats.org/officeDocument/2006/relationships/hyperlink" Target="http://www.flexboxdefense.com" TargetMode="External"/><Relationship Id="rId4" Type="http://schemas.openxmlformats.org/officeDocument/2006/relationships/webSettings" Target="webSettings.xml"/><Relationship Id="rId9" Type="http://schemas.openxmlformats.org/officeDocument/2006/relationships/hyperlink" Target="https://flukeout.github.io/" TargetMode="External"/><Relationship Id="rId14" Type="http://schemas.openxmlformats.org/officeDocument/2006/relationships/image" Target="media/image3.png"/><Relationship Id="rId22" Type="http://schemas.openxmlformats.org/officeDocument/2006/relationships/hyperlink" Target="https://developer.mozilla.org/en-US/docs/Learn/CSS/CSS_layout/Flexbox" TargetMode="External"/><Relationship Id="rId27" Type="http://schemas.openxmlformats.org/officeDocument/2006/relationships/hyperlink" Target="https://developer.mozilla.org/en-US/docs/Learn/CSS/CSS_layout/Grids" TargetMode="External"/><Relationship Id="rId30" Type="http://schemas.openxmlformats.org/officeDocument/2006/relationships/hyperlink" Target="http://www.flexboxdefense.com/" TargetMode="External"/><Relationship Id="rId35" Type="http://schemas.openxmlformats.org/officeDocument/2006/relationships/fontTable" Target="fontTable.xml"/><Relationship Id="rId8" Type="http://schemas.openxmlformats.org/officeDocument/2006/relationships/hyperlink" Target="https://www.joshwcomeau.com/css/custom-css-re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74</Pages>
  <Words>10808</Words>
  <Characters>55343</Characters>
  <Application>Microsoft Office Word</Application>
  <DocSecurity>0</DocSecurity>
  <Lines>1495</Lines>
  <Paragraphs>1272</Paragraphs>
  <ScaleCrop>false</ScaleCrop>
  <Company/>
  <LinksUpToDate>false</LinksUpToDate>
  <CharactersWithSpaces>64879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Ali</dc:creator>
  <cp:keywords/>
  <dc:description/>
  <cp:lastModifiedBy>Mohamed Ali</cp:lastModifiedBy>
  <cp:revision>8</cp:revision>
  <dcterms:created xsi:type="dcterms:W3CDTF">2026-06-24T10:11:00Z</dcterms:created>
  <dcterms:modified xsi:type="dcterms:W3CDTF">2026-06-24T10:22:00Z</dcterms:modified>
</cp:coreProperties>
</file>